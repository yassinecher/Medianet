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EA5" w:rsidRPr="002A60AF" w:rsidRDefault="00E43EA5" w:rsidP="00702B36">
      <w:pPr>
        <w:ind w:firstLine="0"/>
        <w:rPr>
          <w:sz w:val="22"/>
          <w:szCs w:val="22"/>
        </w:rPr>
      </w:pPr>
    </w:p>
    <w:p w:rsidR="00E43EA5" w:rsidRDefault="00E43EA5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B4D3C" w:rsidRPr="003E4A2D" w:rsidRDefault="00EB4D3C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74396C" w:rsidRDefault="0074396C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43EA5" w:rsidRPr="003E4A2D" w:rsidRDefault="00062233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>Page de garde</w:t>
      </w:r>
    </w:p>
    <w:p w:rsidR="00E43EA5" w:rsidRPr="003E4A2D" w:rsidRDefault="00E43EA5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43EA5" w:rsidRPr="003E4A2D" w:rsidRDefault="00E43EA5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43EA5" w:rsidRPr="003E4A2D" w:rsidRDefault="00E43EA5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43EA5" w:rsidRDefault="00E43EA5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B4D3C" w:rsidRDefault="00EB4D3C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B4D3C" w:rsidRDefault="00EB4D3C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B4D3C" w:rsidRDefault="00EB4D3C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B4D3C" w:rsidRPr="003E4A2D" w:rsidRDefault="00EB4D3C" w:rsidP="0074396C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</w:p>
    <w:p w:rsidR="00E43EA5" w:rsidRPr="003E4A2D" w:rsidRDefault="00702B36" w:rsidP="00702B36">
      <w:pPr>
        <w:spacing w:before="0" w:after="0"/>
        <w:ind w:left="567" w:firstLine="0"/>
        <w:jc w:val="center"/>
        <w:rPr>
          <w:rFonts w:cs="Calibri"/>
          <w:b/>
          <w:bCs/>
          <w:sz w:val="44"/>
          <w:szCs w:val="44"/>
        </w:rPr>
      </w:pPr>
      <w:r>
        <w:rPr>
          <w:rFonts w:cs="Calibri"/>
          <w:b/>
          <w:bCs/>
          <w:sz w:val="44"/>
          <w:szCs w:val="44"/>
        </w:rPr>
        <w:t>Février 2016</w:t>
      </w:r>
    </w:p>
    <w:p w:rsidR="00E43EA5" w:rsidRPr="002A60AF" w:rsidRDefault="00E43EA5" w:rsidP="00E43EA5">
      <w:pPr>
        <w:spacing w:before="0" w:after="0"/>
        <w:ind w:firstLine="0"/>
        <w:jc w:val="left"/>
        <w:rPr>
          <w:rFonts w:cs="Calibri"/>
          <w:sz w:val="22"/>
          <w:szCs w:val="22"/>
        </w:rPr>
        <w:sectPr w:rsidR="00E43EA5" w:rsidRPr="002A60AF" w:rsidSect="0075693C">
          <w:pgSz w:w="12240" w:h="15840"/>
          <w:pgMar w:top="1440" w:right="1183" w:bottom="426" w:left="709" w:header="720" w:footer="201" w:gutter="0"/>
          <w:cols w:space="720"/>
        </w:sectPr>
      </w:pPr>
    </w:p>
    <w:p w:rsidR="00AA6237" w:rsidRPr="002A60AF" w:rsidRDefault="00AA6237" w:rsidP="00EA040D">
      <w:pPr>
        <w:pStyle w:val="titreplus"/>
      </w:pPr>
      <w:bookmarkStart w:id="0" w:name="_Toc419017778"/>
      <w:r w:rsidRPr="002A60AF">
        <w:lastRenderedPageBreak/>
        <w:t>SOMMAIRE</w:t>
      </w:r>
      <w:bookmarkEnd w:id="0"/>
    </w:p>
    <w:p w:rsidR="00062233" w:rsidRDefault="00663CA2">
      <w:pPr>
        <w:pStyle w:val="TM1"/>
        <w:tabs>
          <w:tab w:val="right" w:leader="underscore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r w:rsidRPr="002A60AF">
        <w:rPr>
          <w:sz w:val="22"/>
          <w:szCs w:val="22"/>
        </w:rPr>
        <w:fldChar w:fldCharType="begin"/>
      </w:r>
      <w:r w:rsidR="00AA6237" w:rsidRPr="002A60AF">
        <w:rPr>
          <w:sz w:val="22"/>
          <w:szCs w:val="22"/>
        </w:rPr>
        <w:instrText xml:space="preserve"> TOC \o "1-3" \h \z \u </w:instrText>
      </w:r>
      <w:r w:rsidRPr="002A60AF">
        <w:rPr>
          <w:sz w:val="22"/>
          <w:szCs w:val="22"/>
        </w:rPr>
        <w:fldChar w:fldCharType="separate"/>
      </w:r>
      <w:hyperlink w:anchor="_Toc419017778" w:history="1">
        <w:r w:rsidR="00062233" w:rsidRPr="00772253">
          <w:rPr>
            <w:rStyle w:val="Lienhypertexte"/>
            <w:noProof/>
          </w:rPr>
          <w:t>SOMMAIRE</w:t>
        </w:r>
        <w:r w:rsidR="00062233">
          <w:rPr>
            <w:noProof/>
            <w:webHidden/>
          </w:rPr>
          <w:tab/>
        </w:r>
        <w:r w:rsidR="00062233">
          <w:rPr>
            <w:noProof/>
            <w:webHidden/>
          </w:rPr>
          <w:fldChar w:fldCharType="begin"/>
        </w:r>
        <w:r w:rsidR="00062233">
          <w:rPr>
            <w:noProof/>
            <w:webHidden/>
          </w:rPr>
          <w:instrText xml:space="preserve"> PAGEREF _Toc419017778 \h </w:instrText>
        </w:r>
        <w:r w:rsidR="00062233">
          <w:rPr>
            <w:noProof/>
            <w:webHidden/>
          </w:rPr>
        </w:r>
        <w:r w:rsidR="00062233">
          <w:rPr>
            <w:noProof/>
            <w:webHidden/>
          </w:rPr>
          <w:fldChar w:fldCharType="separate"/>
        </w:r>
        <w:r w:rsidR="00062233">
          <w:rPr>
            <w:noProof/>
            <w:webHidden/>
          </w:rPr>
          <w:t>2</w:t>
        </w:r>
        <w:r w:rsidR="00062233">
          <w:rPr>
            <w:noProof/>
            <w:webHidden/>
          </w:rPr>
          <w:fldChar w:fldCharType="end"/>
        </w:r>
      </w:hyperlink>
    </w:p>
    <w:p w:rsidR="00062233" w:rsidRDefault="00C55F9A">
      <w:pPr>
        <w:pStyle w:val="TM1"/>
        <w:tabs>
          <w:tab w:val="right" w:leader="underscore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419017779" w:history="1">
        <w:r w:rsidR="00062233" w:rsidRPr="00772253">
          <w:rPr>
            <w:rStyle w:val="Lienhypertexte"/>
            <w:noProof/>
          </w:rPr>
          <w:t>Liste des tableaux</w:t>
        </w:r>
        <w:r w:rsidR="00062233">
          <w:rPr>
            <w:noProof/>
            <w:webHidden/>
          </w:rPr>
          <w:tab/>
        </w:r>
        <w:r w:rsidR="00062233">
          <w:rPr>
            <w:noProof/>
            <w:webHidden/>
          </w:rPr>
          <w:fldChar w:fldCharType="begin"/>
        </w:r>
        <w:r w:rsidR="00062233">
          <w:rPr>
            <w:noProof/>
            <w:webHidden/>
          </w:rPr>
          <w:instrText xml:space="preserve"> PAGEREF _Toc419017779 \h </w:instrText>
        </w:r>
        <w:r w:rsidR="00062233">
          <w:rPr>
            <w:noProof/>
            <w:webHidden/>
          </w:rPr>
        </w:r>
        <w:r w:rsidR="00062233">
          <w:rPr>
            <w:noProof/>
            <w:webHidden/>
          </w:rPr>
          <w:fldChar w:fldCharType="separate"/>
        </w:r>
        <w:r w:rsidR="00062233">
          <w:rPr>
            <w:noProof/>
            <w:webHidden/>
          </w:rPr>
          <w:t>2</w:t>
        </w:r>
        <w:r w:rsidR="00062233">
          <w:rPr>
            <w:noProof/>
            <w:webHidden/>
          </w:rPr>
          <w:fldChar w:fldCharType="end"/>
        </w:r>
      </w:hyperlink>
    </w:p>
    <w:p w:rsidR="00062233" w:rsidRDefault="00C55F9A">
      <w:pPr>
        <w:pStyle w:val="TM1"/>
        <w:tabs>
          <w:tab w:val="right" w:leader="underscore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419017780" w:history="1">
        <w:r w:rsidR="00062233" w:rsidRPr="00772253">
          <w:rPr>
            <w:rStyle w:val="Lienhypertexte"/>
            <w:noProof/>
          </w:rPr>
          <w:t>Liste des figures</w:t>
        </w:r>
        <w:r w:rsidR="00062233">
          <w:rPr>
            <w:noProof/>
            <w:webHidden/>
          </w:rPr>
          <w:tab/>
        </w:r>
        <w:r w:rsidR="00062233">
          <w:rPr>
            <w:noProof/>
            <w:webHidden/>
          </w:rPr>
          <w:fldChar w:fldCharType="begin"/>
        </w:r>
        <w:r w:rsidR="00062233">
          <w:rPr>
            <w:noProof/>
            <w:webHidden/>
          </w:rPr>
          <w:instrText xml:space="preserve"> PAGEREF _Toc419017780 \h </w:instrText>
        </w:r>
        <w:r w:rsidR="00062233">
          <w:rPr>
            <w:noProof/>
            <w:webHidden/>
          </w:rPr>
        </w:r>
        <w:r w:rsidR="00062233">
          <w:rPr>
            <w:noProof/>
            <w:webHidden/>
          </w:rPr>
          <w:fldChar w:fldCharType="separate"/>
        </w:r>
        <w:r w:rsidR="00062233">
          <w:rPr>
            <w:noProof/>
            <w:webHidden/>
          </w:rPr>
          <w:t>3</w:t>
        </w:r>
        <w:r w:rsidR="00062233">
          <w:rPr>
            <w:noProof/>
            <w:webHidden/>
          </w:rPr>
          <w:fldChar w:fldCharType="end"/>
        </w:r>
      </w:hyperlink>
    </w:p>
    <w:p w:rsidR="00062233" w:rsidRDefault="00C55F9A">
      <w:pPr>
        <w:pStyle w:val="TM1"/>
        <w:tabs>
          <w:tab w:val="right" w:leader="underscore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419017781" w:history="1">
        <w:r w:rsidR="00062233" w:rsidRPr="00772253">
          <w:rPr>
            <w:rStyle w:val="Lienhypertexte"/>
            <w:noProof/>
          </w:rPr>
          <w:t>Introduction</w:t>
        </w:r>
        <w:r w:rsidR="00062233">
          <w:rPr>
            <w:noProof/>
            <w:webHidden/>
          </w:rPr>
          <w:tab/>
        </w:r>
        <w:r w:rsidR="00062233">
          <w:rPr>
            <w:noProof/>
            <w:webHidden/>
          </w:rPr>
          <w:fldChar w:fldCharType="begin"/>
        </w:r>
        <w:r w:rsidR="00062233">
          <w:rPr>
            <w:noProof/>
            <w:webHidden/>
          </w:rPr>
          <w:instrText xml:space="preserve"> PAGEREF _Toc419017781 \h </w:instrText>
        </w:r>
        <w:r w:rsidR="00062233">
          <w:rPr>
            <w:noProof/>
            <w:webHidden/>
          </w:rPr>
        </w:r>
        <w:r w:rsidR="00062233">
          <w:rPr>
            <w:noProof/>
            <w:webHidden/>
          </w:rPr>
          <w:fldChar w:fldCharType="separate"/>
        </w:r>
        <w:r w:rsidR="00062233">
          <w:rPr>
            <w:noProof/>
            <w:webHidden/>
          </w:rPr>
          <w:t>4</w:t>
        </w:r>
        <w:r w:rsidR="00062233">
          <w:rPr>
            <w:noProof/>
            <w:webHidden/>
          </w:rPr>
          <w:fldChar w:fldCharType="end"/>
        </w:r>
      </w:hyperlink>
    </w:p>
    <w:p w:rsidR="00062233" w:rsidRDefault="00C55F9A">
      <w:pPr>
        <w:pStyle w:val="TM1"/>
        <w:tabs>
          <w:tab w:val="right" w:leader="underscore" w:pos="9344"/>
        </w:tabs>
        <w:rPr>
          <w:rFonts w:eastAsiaTheme="minorEastAsia" w:cstheme="minorBidi"/>
          <w:b w:val="0"/>
          <w:bCs w:val="0"/>
          <w:i w:val="0"/>
          <w:iCs w:val="0"/>
          <w:noProof/>
          <w:sz w:val="22"/>
          <w:szCs w:val="22"/>
        </w:rPr>
      </w:pPr>
      <w:hyperlink w:anchor="_Toc419017782" w:history="1">
        <w:r w:rsidR="00062233" w:rsidRPr="00772253">
          <w:rPr>
            <w:rStyle w:val="Lienhypertexte"/>
            <w:noProof/>
          </w:rPr>
          <w:t>Conclusion</w:t>
        </w:r>
        <w:r w:rsidR="00062233">
          <w:rPr>
            <w:noProof/>
            <w:webHidden/>
          </w:rPr>
          <w:tab/>
        </w:r>
        <w:r w:rsidR="00062233">
          <w:rPr>
            <w:noProof/>
            <w:webHidden/>
          </w:rPr>
          <w:fldChar w:fldCharType="begin"/>
        </w:r>
        <w:r w:rsidR="00062233">
          <w:rPr>
            <w:noProof/>
            <w:webHidden/>
          </w:rPr>
          <w:instrText xml:space="preserve"> PAGEREF _Toc419017782 \h </w:instrText>
        </w:r>
        <w:r w:rsidR="00062233">
          <w:rPr>
            <w:noProof/>
            <w:webHidden/>
          </w:rPr>
        </w:r>
        <w:r w:rsidR="00062233">
          <w:rPr>
            <w:noProof/>
            <w:webHidden/>
          </w:rPr>
          <w:fldChar w:fldCharType="separate"/>
        </w:r>
        <w:r w:rsidR="00062233">
          <w:rPr>
            <w:noProof/>
            <w:webHidden/>
          </w:rPr>
          <w:t>5</w:t>
        </w:r>
        <w:r w:rsidR="00062233">
          <w:rPr>
            <w:noProof/>
            <w:webHidden/>
          </w:rPr>
          <w:fldChar w:fldCharType="end"/>
        </w:r>
      </w:hyperlink>
    </w:p>
    <w:p w:rsidR="00062233" w:rsidRDefault="00663CA2" w:rsidP="00AA6237">
      <w:pPr>
        <w:rPr>
          <w:sz w:val="22"/>
          <w:szCs w:val="22"/>
        </w:rPr>
      </w:pPr>
      <w:r w:rsidRPr="002A60AF">
        <w:rPr>
          <w:sz w:val="22"/>
          <w:szCs w:val="22"/>
        </w:rPr>
        <w:fldChar w:fldCharType="end"/>
      </w:r>
      <w:r w:rsidR="00062233">
        <w:rPr>
          <w:sz w:val="22"/>
          <w:szCs w:val="22"/>
        </w:rPr>
        <w:br w:type="page"/>
      </w:r>
    </w:p>
    <w:p w:rsidR="00596A93" w:rsidRDefault="00596A93" w:rsidP="00EA040D">
      <w:pPr>
        <w:pStyle w:val="titreplus"/>
      </w:pPr>
      <w:bookmarkStart w:id="1" w:name="_Toc419017779"/>
      <w:r>
        <w:lastRenderedPageBreak/>
        <w:t>Liste des tableaux</w:t>
      </w:r>
      <w:bookmarkEnd w:id="1"/>
      <w:r>
        <w:t xml:space="preserve"> </w:t>
      </w:r>
    </w:p>
    <w:p w:rsidR="00596A93" w:rsidRDefault="00C55F9A" w:rsidP="004B6012">
      <w:r>
        <w:fldChar w:fldCharType="begin"/>
      </w:r>
      <w:r>
        <w:instrText xml:space="preserve"> TOC \h \z \c "Tableau" </w:instrText>
      </w:r>
      <w:r>
        <w:fldChar w:fldCharType="separate"/>
      </w:r>
      <w:r w:rsidR="00062233">
        <w:rPr>
          <w:rFonts w:asciiTheme="minorHAnsi" w:hAnsiTheme="minorHAnsi"/>
          <w:b/>
          <w:bCs/>
          <w:i/>
          <w:iCs/>
          <w:noProof/>
          <w:sz w:val="20"/>
          <w:szCs w:val="20"/>
        </w:rPr>
        <w:t>Aucune entrée de table d'illustration n'a été trouvée.</w:t>
      </w:r>
      <w:r>
        <w:rPr>
          <w:rFonts w:asciiTheme="minorHAnsi" w:hAnsiTheme="minorHAnsi"/>
          <w:b/>
          <w:bCs/>
          <w:i/>
          <w:iCs/>
          <w:noProof/>
          <w:sz w:val="20"/>
          <w:szCs w:val="20"/>
        </w:rPr>
        <w:fldChar w:fldCharType="end"/>
      </w:r>
    </w:p>
    <w:p w:rsidR="00596A93" w:rsidRDefault="00596A93" w:rsidP="004B6012">
      <w:pPr>
        <w:sectPr w:rsidR="00596A93" w:rsidSect="0075693C">
          <w:footerReference w:type="default" r:id="rId9"/>
          <w:pgSz w:w="11906" w:h="16838"/>
          <w:pgMar w:top="1134" w:right="1134" w:bottom="1134" w:left="1418" w:header="709" w:footer="567" w:gutter="0"/>
          <w:cols w:space="708"/>
          <w:docGrid w:linePitch="360"/>
        </w:sectPr>
      </w:pPr>
    </w:p>
    <w:p w:rsidR="00596A93" w:rsidRDefault="00596A93" w:rsidP="00EA040D">
      <w:pPr>
        <w:pStyle w:val="titreplus"/>
      </w:pPr>
      <w:bookmarkStart w:id="2" w:name="_Toc419017780"/>
      <w:r>
        <w:lastRenderedPageBreak/>
        <w:t>Liste des figures</w:t>
      </w:r>
      <w:bookmarkEnd w:id="2"/>
      <w:r>
        <w:t xml:space="preserve"> </w:t>
      </w:r>
    </w:p>
    <w:p w:rsidR="00596A93" w:rsidRDefault="00C55F9A" w:rsidP="004B6012">
      <w:r>
        <w:fldChar w:fldCharType="begin"/>
      </w:r>
      <w:r>
        <w:instrText xml:space="preserve"> TOC \h \z \c "Figure" </w:instrText>
      </w:r>
      <w:r>
        <w:fldChar w:fldCharType="separate"/>
      </w:r>
      <w:r w:rsidR="00062233">
        <w:rPr>
          <w:rFonts w:asciiTheme="minorHAnsi" w:hAnsiTheme="minorHAnsi"/>
          <w:b/>
          <w:bCs/>
          <w:i/>
          <w:iCs/>
          <w:noProof/>
          <w:sz w:val="20"/>
          <w:szCs w:val="20"/>
        </w:rPr>
        <w:t>Aucune entrée de table d'illustration n'a été trouvée.</w:t>
      </w:r>
      <w:r>
        <w:rPr>
          <w:rFonts w:asciiTheme="minorHAnsi" w:hAnsiTheme="minorHAnsi"/>
          <w:b/>
          <w:bCs/>
          <w:i/>
          <w:iCs/>
          <w:noProof/>
          <w:sz w:val="20"/>
          <w:szCs w:val="20"/>
        </w:rPr>
        <w:fldChar w:fldCharType="end"/>
      </w:r>
    </w:p>
    <w:p w:rsidR="00596A93" w:rsidRDefault="00596A93" w:rsidP="004B6012"/>
    <w:p w:rsidR="00596A93" w:rsidRDefault="00596A93" w:rsidP="004B6012"/>
    <w:p w:rsidR="00596A93" w:rsidRDefault="00596A93" w:rsidP="004B6012"/>
    <w:p w:rsidR="00596A93" w:rsidRDefault="00596A93" w:rsidP="004B6012">
      <w:pPr>
        <w:sectPr w:rsidR="00596A93" w:rsidSect="0075693C">
          <w:pgSz w:w="11906" w:h="16838"/>
          <w:pgMar w:top="1134" w:right="1134" w:bottom="1134" w:left="1418" w:header="709" w:footer="567" w:gutter="0"/>
          <w:cols w:space="708"/>
          <w:docGrid w:linePitch="360"/>
        </w:sectPr>
      </w:pPr>
    </w:p>
    <w:p w:rsidR="00F80864" w:rsidRPr="002A60AF" w:rsidRDefault="00062233" w:rsidP="00062233">
      <w:pPr>
        <w:pStyle w:val="titreplus"/>
      </w:pPr>
      <w:bookmarkStart w:id="3" w:name="_Toc419017781"/>
      <w:r>
        <w:lastRenderedPageBreak/>
        <w:t>Introduction</w:t>
      </w:r>
      <w:bookmarkEnd w:id="3"/>
    </w:p>
    <w:p w:rsidR="007F170C" w:rsidRDefault="007F170C" w:rsidP="00DD6422"/>
    <w:p w:rsidR="00C22575" w:rsidRDefault="00062233" w:rsidP="00062233">
      <w:pPr>
        <w:pStyle w:val="Titre1"/>
      </w:pPr>
      <w:r>
        <w:t>Titre 1 : ALT 1</w:t>
      </w:r>
    </w:p>
    <w:p w:rsidR="00062233" w:rsidRDefault="00062233" w:rsidP="00702B36">
      <w:pPr>
        <w:pStyle w:val="Titre2"/>
      </w:pPr>
      <w:r>
        <w:t>Titre 2 : ALT 2</w:t>
      </w:r>
    </w:p>
    <w:p w:rsidR="00062233" w:rsidRDefault="00062233" w:rsidP="00062233">
      <w:pPr>
        <w:pStyle w:val="Titre3"/>
      </w:pPr>
      <w:r>
        <w:t>Titre 3 : ALT 3</w:t>
      </w:r>
    </w:p>
    <w:p w:rsidR="00062233" w:rsidRDefault="00062233" w:rsidP="00062233">
      <w:pPr>
        <w:pStyle w:val="Titre4"/>
      </w:pPr>
      <w:r>
        <w:t>Titre 4 : ALT 4</w:t>
      </w:r>
    </w:p>
    <w:p w:rsidR="00062233" w:rsidRDefault="00062233" w:rsidP="00062233"/>
    <w:p w:rsidR="00062233" w:rsidRDefault="00062233" w:rsidP="00062233">
      <w:pPr>
        <w:pStyle w:val="titreplus"/>
      </w:pPr>
      <w:r>
        <w:t>Titre sans numéro : ALT A</w:t>
      </w:r>
    </w:p>
    <w:p w:rsidR="00062233" w:rsidRDefault="00062233" w:rsidP="00062233"/>
    <w:p w:rsidR="00062233" w:rsidRDefault="00062233" w:rsidP="00595173">
      <w:r>
        <w:t xml:space="preserve">Normal : </w:t>
      </w:r>
      <w:bookmarkStart w:id="4" w:name="_GoBack"/>
      <w:bookmarkEnd w:id="4"/>
      <w:r>
        <w:t>ALT N</w:t>
      </w:r>
    </w:p>
    <w:p w:rsidR="00062233" w:rsidRPr="005C1A64" w:rsidRDefault="00062233" w:rsidP="005A1061"/>
    <w:p w:rsidR="005C1A64" w:rsidRDefault="005C1A64" w:rsidP="005A1061"/>
    <w:p w:rsidR="005C1A64" w:rsidRDefault="005C1A64" w:rsidP="005A1061"/>
    <w:p w:rsidR="005C1A64" w:rsidRDefault="005C1A64" w:rsidP="005C1A64"/>
    <w:p w:rsidR="005C1A64" w:rsidRDefault="005C1A64" w:rsidP="005C1A64"/>
    <w:p w:rsidR="005C1A64" w:rsidRDefault="005C1A64" w:rsidP="005C1A64"/>
    <w:p w:rsidR="00062233" w:rsidRDefault="00A67100" w:rsidP="00A67100">
      <w:pPr>
        <w:pStyle w:val="Titre4"/>
        <w:sectPr w:rsidR="00062233" w:rsidSect="00185BB4">
          <w:footerReference w:type="default" r:id="rId10"/>
          <w:pgSz w:w="11906" w:h="16838"/>
          <w:pgMar w:top="1134" w:right="849" w:bottom="1134" w:left="1418" w:header="709" w:footer="567" w:gutter="0"/>
          <w:cols w:space="708"/>
          <w:docGrid w:linePitch="360"/>
        </w:sectPr>
      </w:pPr>
      <w:r>
        <w:t>nfmgnjhlkfmgjmlfjgz</w:t>
      </w:r>
    </w:p>
    <w:p w:rsidR="005C1A64" w:rsidRDefault="00062233" w:rsidP="00062233">
      <w:pPr>
        <w:pStyle w:val="Titre1"/>
      </w:pPr>
      <w:r>
        <w:lastRenderedPageBreak/>
        <w:t>Présentation du projet</w:t>
      </w: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</w:pPr>
    </w:p>
    <w:p w:rsidR="00062233" w:rsidRDefault="00062233" w:rsidP="00062233">
      <w:pPr>
        <w:jc w:val="left"/>
        <w:sectPr w:rsidR="00062233" w:rsidSect="00185BB4">
          <w:pgSz w:w="11906" w:h="16838"/>
          <w:pgMar w:top="1134" w:right="849" w:bottom="1134" w:left="1418" w:header="709" w:footer="567" w:gutter="0"/>
          <w:cols w:space="708"/>
          <w:docGrid w:linePitch="360"/>
        </w:sectPr>
      </w:pPr>
    </w:p>
    <w:p w:rsidR="00062233" w:rsidRPr="002A60AF" w:rsidRDefault="00062233" w:rsidP="00062233">
      <w:pPr>
        <w:jc w:val="left"/>
        <w:sectPr w:rsidR="00062233" w:rsidRPr="002A60AF" w:rsidSect="00185BB4">
          <w:footerReference w:type="default" r:id="rId11"/>
          <w:pgSz w:w="11906" w:h="16838"/>
          <w:pgMar w:top="1134" w:right="849" w:bottom="1134" w:left="1418" w:header="709" w:footer="567" w:gutter="0"/>
          <w:cols w:space="708"/>
          <w:docGrid w:linePitch="360"/>
        </w:sectPr>
      </w:pPr>
    </w:p>
    <w:p w:rsidR="00C22575" w:rsidRPr="002A60AF" w:rsidRDefault="00C22575" w:rsidP="00EA040D">
      <w:pPr>
        <w:pStyle w:val="titreplus"/>
      </w:pPr>
      <w:bookmarkStart w:id="5" w:name="_Toc419017782"/>
      <w:r w:rsidRPr="002A60AF">
        <w:lastRenderedPageBreak/>
        <w:t>Conclusion</w:t>
      </w:r>
      <w:bookmarkEnd w:id="5"/>
    </w:p>
    <w:p w:rsidR="00C22575" w:rsidRDefault="00C22575" w:rsidP="00C22575">
      <w:pPr>
        <w:rPr>
          <w:ins w:id="6" w:author="aa" w:date="2015-05-02T20:46:00Z"/>
          <w:sz w:val="22"/>
          <w:szCs w:val="22"/>
        </w:rPr>
      </w:pPr>
    </w:p>
    <w:p w:rsidR="00C22575" w:rsidRPr="002A60AF" w:rsidRDefault="00C22575" w:rsidP="00C22575">
      <w:pPr>
        <w:rPr>
          <w:sz w:val="22"/>
          <w:szCs w:val="22"/>
        </w:rPr>
      </w:pPr>
    </w:p>
    <w:p w:rsidR="00C71BFF" w:rsidRPr="002A60AF" w:rsidRDefault="00C71BFF" w:rsidP="00C22575">
      <w:pPr>
        <w:rPr>
          <w:sz w:val="22"/>
          <w:szCs w:val="22"/>
        </w:rPr>
        <w:sectPr w:rsidR="00C71BFF" w:rsidRPr="002A60AF" w:rsidSect="0075693C">
          <w:footerReference w:type="default" r:id="rId12"/>
          <w:pgSz w:w="11906" w:h="16838"/>
          <w:pgMar w:top="1134" w:right="1134" w:bottom="1134" w:left="1418" w:header="709" w:footer="567" w:gutter="0"/>
          <w:cols w:space="708"/>
          <w:docGrid w:linePitch="360"/>
        </w:sectPr>
      </w:pPr>
    </w:p>
    <w:p w:rsidR="00C022F1" w:rsidRDefault="00C022F1" w:rsidP="00062233"/>
    <w:p w:rsidR="00C022F1" w:rsidRDefault="00C022F1" w:rsidP="00062233"/>
    <w:sectPr w:rsidR="00C022F1" w:rsidSect="00062233">
      <w:footerReference w:type="default" r:id="rId13"/>
      <w:pgSz w:w="11906" w:h="16838"/>
      <w:pgMar w:top="851" w:right="851" w:bottom="851" w:left="1134" w:header="709" w:footer="567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9"/>
    </wne:keymap>
    <wne:keymap wne:kcmPrimary="0233">
      <wne:acd wne:acdName="acd2"/>
    </wne:keymap>
    <wne:keymap wne:kcmPrimary="0234">
      <wne:acd wne:acdName="acd3"/>
    </wne:keymap>
    <wne:keymap wne:kcmPrimary="0235">
      <wne:acd wne:acdName="acd4"/>
    </wne:keymap>
    <wne:keymap wne:kcmPrimary="0236">
      <wne:acd wne:acdName="acd5"/>
    </wne:keymap>
    <wne:keymap wne:kcmPrimary="0237">
      <wne:acd wne:acdName="acd6"/>
    </wne:keymap>
    <wne:keymap wne:kcmPrimary="0238">
      <wne:acd wne:acdName="acd7"/>
    </wne:keymap>
    <wne:keymap wne:kcmPrimary="0239">
      <wne:acd wne:acdName="acd8"/>
    </wne:keymap>
    <wne:keymap wne:kcmPrimary="0242">
      <wne:acd wne:acdName="acd13"/>
    </wne:keymap>
    <wne:keymap wne:kcmPrimary="0250">
      <wne:acd wne:acdName="acd12"/>
    </wne:keymap>
    <wne:keymap wne:kcmPrimary="025A">
      <wne:acd wne:acdName="acd10"/>
    </wne:keymap>
    <wne:keymap wne:kcmPrimary="0431">
      <wne:acd wne:acdName="acd0"/>
    </wne:keymap>
    <wne:keymap wne:kcmPrimary="0432">
      <wne:acd wne:acdName="acd1"/>
    </wne:keymap>
    <wne:keymap wne:kcmPrimary="0433">
      <wne:acd wne:acdName="acd2"/>
    </wne:keymap>
    <wne:keymap wne:kcmPrimary="0434">
      <wne:acd wne:acdName="acd3"/>
    </wne:keymap>
    <wne:keymap wne:kcmPrimary="0441">
      <wne:acd wne:acdName="acd14"/>
    </wne:keymap>
    <wne:keymap wne:kcmPrimary="044E">
      <wne:acd wne:acdName="acd11"/>
    </wne:keymap>
    <wne:keymap wne:kcmPrimary="0451">
      <wne:acd wne:acdName="acd15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</wne:acdManifest>
  </wne:toolbars>
  <wne:acds>
    <wne:acd wne:argValue="AQAAAAEA" wne:acdName="acd0" wne:fciIndexBasedOn="0065"/>
    <wne:acd wne:argValue="AQAAAAIA" wne:acdName="acd1" wne:fciIndexBasedOn="0065"/>
    <wne:acd wne:argValue="AQAAAAMA" wne:acdName="acd2" wne:fciIndexBasedOn="0065"/>
    <wne:acd wne:argValue="AQAAAAQA" wne:acdName="acd3" wne:fciIndexBasedOn="0065"/>
    <wne:acd wne:argValue="AQAAAAUA" wne:acdName="acd4" wne:fciIndexBasedOn="0065"/>
    <wne:acd wne:argValue="AQAAAAYA" wne:acdName="acd5" wne:fciIndexBasedOn="0065"/>
    <wne:acd wne:argValue="AQAAAAcA" wne:acdName="acd6" wne:fciIndexBasedOn="0065"/>
    <wne:acd wne:argValue="AQAAAAgA" wne:acdName="acd7" wne:fciIndexBasedOn="0065"/>
    <wne:acd wne:argValue="AQAAAAkA" wne:acdName="acd8" wne:fciIndexBasedOn="0065"/>
    <wne:acd wne:argValue="AgBQAGEAZwBlACAAZABlACAAZwBhAHIAZABlACAAMQA=" wne:acdName="acd9" wne:fciIndexBasedOn="0065"/>
    <wne:acd wne:argValue="AgB0AGkAdAByAGUAIABzAGEAbgBzACAAbgB1AG0AZQByAG8A" wne:acdName="acd10" wne:fciIndexBasedOn="0065"/>
    <wne:acd wne:argValue="AQAAAAAA" wne:acdName="acd11" wne:fciIndexBasedOn="0065"/>
    <wne:acd wne:argValue="AgBwAG8AaQBuAHQAcwA=" wne:acdName="acd12" wne:fciIndexBasedOn="0065"/>
    <wne:acd wne:argValue="AgBiAG8AcgBkAHAAaABvAHQAbwA=" wne:acdName="acd13" wne:fciIndexBasedOn="0065"/>
    <wne:acd wne:argValue="AgB0AGkAdAByAGUAIABwAGwAdQBzAA==" wne:acdName="acd14" wne:fciIndexBasedOn="0065"/>
    <wne:acd wne:argValue="AgBUAGkAdAByAGUAIABhAG4AbgBlAHgAZQBzAA==" wne:acdName="acd1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5F9A" w:rsidRDefault="00C55F9A">
      <w:r>
        <w:separator/>
      </w:r>
    </w:p>
  </w:endnote>
  <w:endnote w:type="continuationSeparator" w:id="0">
    <w:p w:rsidR="00C55F9A" w:rsidRDefault="00C55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9B2" w:rsidRPr="004B6012" w:rsidRDefault="008169B2" w:rsidP="004B6012">
    <w:pPr>
      <w:pStyle w:val="Pieddepage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9B2" w:rsidRPr="00966D1E" w:rsidRDefault="00062233" w:rsidP="00EB2FDB">
    <w:pPr>
      <w:pStyle w:val="Pieddepage"/>
      <w:pBdr>
        <w:top w:val="single" w:sz="4" w:space="1" w:color="auto"/>
      </w:pBdr>
      <w:ind w:firstLine="0"/>
      <w:rPr>
        <w:b/>
        <w:i/>
      </w:rPr>
    </w:pPr>
    <w:r>
      <w:rPr>
        <w:bCs/>
        <w:iCs/>
      </w:rPr>
      <w:t>Introduction</w:t>
    </w:r>
    <w:r w:rsidR="008169B2">
      <w:rPr>
        <w:bCs/>
        <w:iCs/>
      </w:rPr>
      <w:t xml:space="preserve"> </w:t>
    </w:r>
    <w:r w:rsidR="008169B2">
      <w:rPr>
        <w:b/>
        <w:i/>
      </w:rPr>
      <w:t xml:space="preserve"> </w:t>
    </w:r>
    <w:r w:rsidR="008169B2">
      <w:rPr>
        <w:b/>
        <w:i/>
      </w:rPr>
      <w:tab/>
    </w:r>
    <w:r w:rsidR="008169B2">
      <w:rPr>
        <w:b/>
        <w:i/>
      </w:rPr>
      <w:tab/>
    </w:r>
    <w:r w:rsidR="008169B2" w:rsidRPr="00FD3AC7">
      <w:rPr>
        <w:b/>
        <w:i/>
      </w:rPr>
      <w:t xml:space="preserve"> </w:t>
    </w:r>
    <w:r w:rsidR="008169B2" w:rsidRPr="00FD3AC7">
      <w:rPr>
        <w:b/>
        <w:i/>
      </w:rPr>
      <w:fldChar w:fldCharType="begin"/>
    </w:r>
    <w:r w:rsidR="008169B2" w:rsidRPr="00FD3AC7">
      <w:rPr>
        <w:b/>
        <w:i/>
      </w:rPr>
      <w:instrText xml:space="preserve"> PAGE   \* MERGEFORMAT </w:instrText>
    </w:r>
    <w:r w:rsidR="008169B2" w:rsidRPr="00FD3AC7">
      <w:rPr>
        <w:b/>
        <w:i/>
      </w:rPr>
      <w:fldChar w:fldCharType="separate"/>
    </w:r>
    <w:r w:rsidR="00595173">
      <w:rPr>
        <w:b/>
        <w:i/>
        <w:noProof/>
      </w:rPr>
      <w:t>5</w:t>
    </w:r>
    <w:r w:rsidR="008169B2" w:rsidRPr="00FD3AC7">
      <w:rPr>
        <w:b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2233" w:rsidRPr="00966D1E" w:rsidRDefault="00062233" w:rsidP="00EB2FDB">
    <w:pPr>
      <w:pStyle w:val="Pieddepage"/>
      <w:pBdr>
        <w:top w:val="single" w:sz="4" w:space="1" w:color="auto"/>
      </w:pBdr>
      <w:ind w:firstLine="0"/>
      <w:rPr>
        <w:b/>
        <w:i/>
      </w:rPr>
    </w:pPr>
    <w:r>
      <w:rPr>
        <w:bCs/>
        <w:iCs/>
      </w:rPr>
      <w:t>Chapitre 1</w:t>
    </w:r>
    <w:r>
      <w:rPr>
        <w:b/>
        <w:i/>
      </w:rPr>
      <w:tab/>
    </w:r>
    <w:r>
      <w:rPr>
        <w:b/>
        <w:i/>
      </w:rPr>
      <w:tab/>
    </w:r>
    <w:r w:rsidRPr="00FD3AC7">
      <w:rPr>
        <w:b/>
        <w:i/>
      </w:rPr>
      <w:t xml:space="preserve"> </w:t>
    </w:r>
    <w:r w:rsidRPr="00FD3AC7">
      <w:rPr>
        <w:b/>
        <w:i/>
      </w:rPr>
      <w:fldChar w:fldCharType="begin"/>
    </w:r>
    <w:r w:rsidRPr="00FD3AC7">
      <w:rPr>
        <w:b/>
        <w:i/>
      </w:rPr>
      <w:instrText xml:space="preserve"> PAGE   \* MERGEFORMAT </w:instrText>
    </w:r>
    <w:r w:rsidRPr="00FD3AC7">
      <w:rPr>
        <w:b/>
        <w:i/>
      </w:rPr>
      <w:fldChar w:fldCharType="separate"/>
    </w:r>
    <w:r w:rsidR="00595173">
      <w:rPr>
        <w:b/>
        <w:i/>
        <w:noProof/>
      </w:rPr>
      <w:t>7</w:t>
    </w:r>
    <w:r w:rsidRPr="00FD3AC7">
      <w:rPr>
        <w:b/>
        <w:i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9B2" w:rsidRPr="00FD3AC7" w:rsidRDefault="008169B2" w:rsidP="00544642">
    <w:pPr>
      <w:pStyle w:val="Pieddepage"/>
      <w:pBdr>
        <w:top w:val="single" w:sz="4" w:space="1" w:color="auto"/>
      </w:pBdr>
      <w:ind w:firstLine="0"/>
      <w:jc w:val="center"/>
      <w:rPr>
        <w:b/>
        <w:i/>
      </w:rPr>
    </w:pPr>
    <w:r>
      <w:rPr>
        <w:bCs/>
        <w:iCs/>
      </w:rPr>
      <w:t xml:space="preserve">Conclusion </w:t>
    </w:r>
    <w:r>
      <w:rPr>
        <w:b/>
        <w:i/>
      </w:rPr>
      <w:t xml:space="preserve"> </w:t>
    </w:r>
    <w:r>
      <w:rPr>
        <w:b/>
        <w:i/>
      </w:rPr>
      <w:tab/>
    </w:r>
    <w:r w:rsidRPr="00FD3AC7">
      <w:rPr>
        <w:b/>
        <w:i/>
      </w:rPr>
      <w:tab/>
      <w:t xml:space="preserve"> </w:t>
    </w:r>
    <w:r w:rsidRPr="00FD3AC7">
      <w:rPr>
        <w:b/>
        <w:i/>
      </w:rPr>
      <w:fldChar w:fldCharType="begin"/>
    </w:r>
    <w:r w:rsidRPr="00FD3AC7">
      <w:rPr>
        <w:b/>
        <w:i/>
      </w:rPr>
      <w:instrText xml:space="preserve"> PAGE   \* MERGEFORMAT </w:instrText>
    </w:r>
    <w:r w:rsidRPr="00FD3AC7">
      <w:rPr>
        <w:b/>
        <w:i/>
      </w:rPr>
      <w:fldChar w:fldCharType="separate"/>
    </w:r>
    <w:r w:rsidR="00595173">
      <w:rPr>
        <w:b/>
        <w:i/>
        <w:noProof/>
      </w:rPr>
      <w:t>8</w:t>
    </w:r>
    <w:r w:rsidRPr="00FD3AC7">
      <w:rPr>
        <w:b/>
        <w:i/>
      </w:rPr>
      <w:fldChar w:fldCharType="end"/>
    </w:r>
  </w:p>
  <w:p w:rsidR="008169B2" w:rsidRDefault="008169B2">
    <w:pPr>
      <w:pStyle w:val="Pieddepag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9B2" w:rsidRPr="002A54E6" w:rsidRDefault="008169B2" w:rsidP="002A54E6">
    <w:pPr>
      <w:pStyle w:val="Pieddepage"/>
      <w:pBdr>
        <w:top w:val="single" w:sz="4" w:space="1" w:color="auto"/>
      </w:pBdr>
      <w:ind w:firstLine="0"/>
      <w:jc w:val="center"/>
      <w:rPr>
        <w:b/>
        <w:i/>
      </w:rPr>
    </w:pPr>
    <w:r>
      <w:rPr>
        <w:bCs/>
        <w:iCs/>
      </w:rPr>
      <w:t>Annexes</w:t>
    </w:r>
    <w:r>
      <w:rPr>
        <w:b/>
        <w:i/>
      </w:rPr>
      <w:tab/>
    </w:r>
    <w:r w:rsidRPr="00FD3AC7">
      <w:rPr>
        <w:b/>
        <w:i/>
      </w:rPr>
      <w:tab/>
      <w:t xml:space="preserve"> </w:t>
    </w:r>
    <w:r w:rsidRPr="00FD3AC7">
      <w:rPr>
        <w:b/>
        <w:i/>
      </w:rPr>
      <w:fldChar w:fldCharType="begin"/>
    </w:r>
    <w:r w:rsidRPr="00FD3AC7">
      <w:rPr>
        <w:b/>
        <w:i/>
      </w:rPr>
      <w:instrText xml:space="preserve"> PAGE   \* MERGEFORMAT </w:instrText>
    </w:r>
    <w:r w:rsidRPr="00FD3AC7">
      <w:rPr>
        <w:b/>
        <w:i/>
      </w:rPr>
      <w:fldChar w:fldCharType="separate"/>
    </w:r>
    <w:r w:rsidR="00595173">
      <w:rPr>
        <w:b/>
        <w:i/>
        <w:noProof/>
      </w:rPr>
      <w:t>9</w:t>
    </w:r>
    <w:r w:rsidRPr="00FD3AC7">
      <w:rPr>
        <w:b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5F9A" w:rsidRDefault="00C55F9A">
      <w:r>
        <w:separator/>
      </w:r>
    </w:p>
  </w:footnote>
  <w:footnote w:type="continuationSeparator" w:id="0">
    <w:p w:rsidR="00C55F9A" w:rsidRDefault="00C55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pt;height:11.5pt" o:bullet="t">
        <v:imagedata r:id="rId1" o:title="mso43E8"/>
      </v:shape>
    </w:pict>
  </w:numPicBullet>
  <w:numPicBullet w:numPicBulletId="1">
    <w:pict>
      <v:shape id="_x0000_i1029" type="#_x0000_t75" style="width:11.5pt;height:11.5pt" o:bullet="t">
        <v:imagedata r:id="rId2" o:title="msoC5CF"/>
      </v:shape>
    </w:pict>
  </w:numPicBullet>
  <w:abstractNum w:abstractNumId="0" w15:restartNumberingAfterBreak="0">
    <w:nsid w:val="00A74070"/>
    <w:multiLevelType w:val="hybridMultilevel"/>
    <w:tmpl w:val="A976916C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0414B"/>
    <w:multiLevelType w:val="multilevel"/>
    <w:tmpl w:val="D9C05A38"/>
    <w:lvl w:ilvl="0">
      <w:start w:val="1"/>
      <w:numFmt w:val="upperRoman"/>
      <w:pStyle w:val="Titre1"/>
      <w:suff w:val="space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pStyle w:val="Titre4"/>
      <w:lvlText w:val="%1.%2.%3.%4."/>
      <w:lvlJc w:val="left"/>
      <w:pPr>
        <w:ind w:left="1191" w:hanging="1191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3346BF0"/>
    <w:multiLevelType w:val="hybridMultilevel"/>
    <w:tmpl w:val="51E89268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36E257F"/>
    <w:multiLevelType w:val="multilevel"/>
    <w:tmpl w:val="F230A404"/>
    <w:lvl w:ilvl="0">
      <w:start w:val="1"/>
      <w:numFmt w:val="upperRoman"/>
      <w:pStyle w:val="StyleTitre1Justifi"/>
      <w:lvlText w:val="%1 .  "/>
      <w:lvlJc w:val="left"/>
      <w:pPr>
        <w:tabs>
          <w:tab w:val="num" w:pos="0"/>
        </w:tabs>
        <w:ind w:left="180" w:hanging="180"/>
      </w:pPr>
      <w:rPr>
        <w:rFonts w:ascii="Times New Roman" w:hAnsi="Times New Roman" w:hint="default"/>
        <w:b/>
        <w:i w:val="0"/>
        <w:caps/>
        <w:color w:val="000000"/>
        <w:spacing w:val="30"/>
        <w:kern w:val="0"/>
        <w:sz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292"/>
        </w:tabs>
        <w:ind w:left="292" w:hanging="2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6"/>
        </w:tabs>
        <w:ind w:left="436" w:hanging="15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80"/>
        </w:tabs>
        <w:ind w:left="580" w:hanging="1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4"/>
        </w:tabs>
        <w:ind w:left="724" w:firstLine="12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868"/>
        </w:tabs>
        <w:ind w:left="868" w:firstLine="26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12"/>
        </w:tabs>
        <w:ind w:left="1012" w:firstLine="40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156"/>
        </w:tabs>
        <w:ind w:left="1156" w:firstLine="545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300"/>
        </w:tabs>
        <w:ind w:left="1300" w:firstLine="685"/>
      </w:pPr>
      <w:rPr>
        <w:rFonts w:hint="default"/>
      </w:rPr>
    </w:lvl>
  </w:abstractNum>
  <w:abstractNum w:abstractNumId="4" w15:restartNumberingAfterBreak="0">
    <w:nsid w:val="138A5941"/>
    <w:multiLevelType w:val="hybridMultilevel"/>
    <w:tmpl w:val="7B4ECFA8"/>
    <w:lvl w:ilvl="0" w:tplc="6AA4900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7F06FB"/>
    <w:multiLevelType w:val="hybridMultilevel"/>
    <w:tmpl w:val="FC50371A"/>
    <w:lvl w:ilvl="0" w:tplc="0A42DF1E">
      <w:start w:val="1"/>
      <w:numFmt w:val="lowerLetter"/>
      <w:pStyle w:val="titresous"/>
      <w:lvlText w:val="%1."/>
      <w:lvlJc w:val="left"/>
      <w:pPr>
        <w:tabs>
          <w:tab w:val="num" w:pos="1287"/>
        </w:tabs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1F1C23AF"/>
    <w:multiLevelType w:val="hybridMultilevel"/>
    <w:tmpl w:val="0CFA4044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18C1EF5"/>
    <w:multiLevelType w:val="hybridMultilevel"/>
    <w:tmpl w:val="FFB2E832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61BE9"/>
    <w:multiLevelType w:val="hybridMultilevel"/>
    <w:tmpl w:val="296EE36E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6293C82"/>
    <w:multiLevelType w:val="hybridMultilevel"/>
    <w:tmpl w:val="1D06AF86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C7411AE"/>
    <w:multiLevelType w:val="hybridMultilevel"/>
    <w:tmpl w:val="E3D02B7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2226D"/>
    <w:multiLevelType w:val="hybridMultilevel"/>
    <w:tmpl w:val="E3C6DEE4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0655A99"/>
    <w:multiLevelType w:val="hybridMultilevel"/>
    <w:tmpl w:val="ECB43DB6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0A6196C"/>
    <w:multiLevelType w:val="hybridMultilevel"/>
    <w:tmpl w:val="FBA81E34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3404498E"/>
    <w:multiLevelType w:val="hybridMultilevel"/>
    <w:tmpl w:val="F2FAE80A"/>
    <w:lvl w:ilvl="0" w:tplc="040C0007">
      <w:start w:val="1"/>
      <w:numFmt w:val="bullet"/>
      <w:lvlText w:val=""/>
      <w:lvlPicBulletId w:val="1"/>
      <w:lvlJc w:val="left"/>
      <w:pPr>
        <w:ind w:left="149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79F07AA"/>
    <w:multiLevelType w:val="hybridMultilevel"/>
    <w:tmpl w:val="11124064"/>
    <w:lvl w:ilvl="0" w:tplc="B07CFA16">
      <w:start w:val="1"/>
      <w:numFmt w:val="bullet"/>
      <w:pStyle w:val="points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8C15C1"/>
    <w:multiLevelType w:val="hybridMultilevel"/>
    <w:tmpl w:val="95FA2EAC"/>
    <w:lvl w:ilvl="0" w:tplc="040C0007">
      <w:start w:val="1"/>
      <w:numFmt w:val="bullet"/>
      <w:lvlText w:val=""/>
      <w:lvlPicBulletId w:val="1"/>
      <w:lvlJc w:val="left"/>
      <w:pPr>
        <w:ind w:left="164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7" w15:restartNumberingAfterBreak="0">
    <w:nsid w:val="3DA52017"/>
    <w:multiLevelType w:val="hybridMultilevel"/>
    <w:tmpl w:val="9788D4FE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E550D76"/>
    <w:multiLevelType w:val="hybridMultilevel"/>
    <w:tmpl w:val="A926B276"/>
    <w:lvl w:ilvl="0" w:tplc="040C0007">
      <w:start w:val="1"/>
      <w:numFmt w:val="bullet"/>
      <w:lvlText w:val=""/>
      <w:lvlPicBulletId w:val="0"/>
      <w:lvlJc w:val="left"/>
      <w:pPr>
        <w:ind w:left="20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9" w15:restartNumberingAfterBreak="0">
    <w:nsid w:val="403D3335"/>
    <w:multiLevelType w:val="hybridMultilevel"/>
    <w:tmpl w:val="8910B16A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27D6B13"/>
    <w:multiLevelType w:val="hybridMultilevel"/>
    <w:tmpl w:val="E6F25068"/>
    <w:lvl w:ilvl="0" w:tplc="040C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1" w15:restartNumberingAfterBreak="0">
    <w:nsid w:val="44ED0114"/>
    <w:multiLevelType w:val="hybridMultilevel"/>
    <w:tmpl w:val="2E389B2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C12053"/>
    <w:multiLevelType w:val="hybridMultilevel"/>
    <w:tmpl w:val="77347EF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1DC3CA9"/>
    <w:multiLevelType w:val="hybridMultilevel"/>
    <w:tmpl w:val="C17AE46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82F52BE"/>
    <w:multiLevelType w:val="hybridMultilevel"/>
    <w:tmpl w:val="26CA90FA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17D489D"/>
    <w:multiLevelType w:val="hybridMultilevel"/>
    <w:tmpl w:val="D77C315A"/>
    <w:lvl w:ilvl="0" w:tplc="040C000F">
      <w:start w:val="1"/>
      <w:numFmt w:val="decimal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3ED59DE"/>
    <w:multiLevelType w:val="hybridMultilevel"/>
    <w:tmpl w:val="C4928ACC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66CE2825"/>
    <w:multiLevelType w:val="hybridMultilevel"/>
    <w:tmpl w:val="8F147284"/>
    <w:lvl w:ilvl="0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8" w15:restartNumberingAfterBreak="0">
    <w:nsid w:val="68F00350"/>
    <w:multiLevelType w:val="hybridMultilevel"/>
    <w:tmpl w:val="A2F0523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D535D2C"/>
    <w:multiLevelType w:val="hybridMultilevel"/>
    <w:tmpl w:val="623898E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A50BBD"/>
    <w:multiLevelType w:val="hybridMultilevel"/>
    <w:tmpl w:val="F25C4D98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759C4320"/>
    <w:multiLevelType w:val="hybridMultilevel"/>
    <w:tmpl w:val="73B8D3EA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776A75C6"/>
    <w:multiLevelType w:val="hybridMultilevel"/>
    <w:tmpl w:val="0AE68B1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517AB5"/>
    <w:multiLevelType w:val="hybridMultilevel"/>
    <w:tmpl w:val="9C5AD6E2"/>
    <w:lvl w:ilvl="0" w:tplc="040C0007">
      <w:start w:val="1"/>
      <w:numFmt w:val="bullet"/>
      <w:lvlText w:val=""/>
      <w:lvlPicBulletId w:val="0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9090EA2"/>
    <w:multiLevelType w:val="multilevel"/>
    <w:tmpl w:val="01AECCF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9EC1998"/>
    <w:multiLevelType w:val="hybridMultilevel"/>
    <w:tmpl w:val="3C2A7032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5"/>
  </w:num>
  <w:num w:numId="4">
    <w:abstractNumId w:val="2"/>
  </w:num>
  <w:num w:numId="5">
    <w:abstractNumId w:val="8"/>
  </w:num>
  <w:num w:numId="6">
    <w:abstractNumId w:val="31"/>
  </w:num>
  <w:num w:numId="7">
    <w:abstractNumId w:val="30"/>
  </w:num>
  <w:num w:numId="8">
    <w:abstractNumId w:val="28"/>
  </w:num>
  <w:num w:numId="9">
    <w:abstractNumId w:val="20"/>
  </w:num>
  <w:num w:numId="10">
    <w:abstractNumId w:val="6"/>
  </w:num>
  <w:num w:numId="11">
    <w:abstractNumId w:val="17"/>
  </w:num>
  <w:num w:numId="12">
    <w:abstractNumId w:val="22"/>
  </w:num>
  <w:num w:numId="13">
    <w:abstractNumId w:val="13"/>
  </w:num>
  <w:num w:numId="14">
    <w:abstractNumId w:val="24"/>
  </w:num>
  <w:num w:numId="15">
    <w:abstractNumId w:val="25"/>
  </w:num>
  <w:num w:numId="16">
    <w:abstractNumId w:val="19"/>
  </w:num>
  <w:num w:numId="17">
    <w:abstractNumId w:val="9"/>
  </w:num>
  <w:num w:numId="18">
    <w:abstractNumId w:val="32"/>
  </w:num>
  <w:num w:numId="19">
    <w:abstractNumId w:val="21"/>
  </w:num>
  <w:num w:numId="20">
    <w:abstractNumId w:val="33"/>
  </w:num>
  <w:num w:numId="21">
    <w:abstractNumId w:val="35"/>
  </w:num>
  <w:num w:numId="22">
    <w:abstractNumId w:val="0"/>
  </w:num>
  <w:num w:numId="23">
    <w:abstractNumId w:val="10"/>
  </w:num>
  <w:num w:numId="24">
    <w:abstractNumId w:val="23"/>
  </w:num>
  <w:num w:numId="25">
    <w:abstractNumId w:val="18"/>
  </w:num>
  <w:num w:numId="26">
    <w:abstractNumId w:val="4"/>
  </w:num>
  <w:num w:numId="27">
    <w:abstractNumId w:val="26"/>
  </w:num>
  <w:num w:numId="28">
    <w:abstractNumId w:val="27"/>
  </w:num>
  <w:num w:numId="29">
    <w:abstractNumId w:val="12"/>
  </w:num>
  <w:num w:numId="30">
    <w:abstractNumId w:val="11"/>
  </w:num>
  <w:num w:numId="31">
    <w:abstractNumId w:val="14"/>
  </w:num>
  <w:num w:numId="32">
    <w:abstractNumId w:val="29"/>
  </w:num>
  <w:num w:numId="33">
    <w:abstractNumId w:val="16"/>
  </w:num>
  <w:num w:numId="34">
    <w:abstractNumId w:val="1"/>
  </w:num>
  <w:num w:numId="35">
    <w:abstractNumId w:val="7"/>
  </w:num>
  <w:num w:numId="36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48D"/>
    <w:rsid w:val="000010DC"/>
    <w:rsid w:val="00005E28"/>
    <w:rsid w:val="000071A6"/>
    <w:rsid w:val="000074CC"/>
    <w:rsid w:val="00007FB2"/>
    <w:rsid w:val="0001175F"/>
    <w:rsid w:val="00013DE6"/>
    <w:rsid w:val="00015C0E"/>
    <w:rsid w:val="000232CD"/>
    <w:rsid w:val="000232E9"/>
    <w:rsid w:val="000247A6"/>
    <w:rsid w:val="00024C8C"/>
    <w:rsid w:val="0002579A"/>
    <w:rsid w:val="00025C04"/>
    <w:rsid w:val="000275EE"/>
    <w:rsid w:val="00033BEB"/>
    <w:rsid w:val="000355A3"/>
    <w:rsid w:val="0005278D"/>
    <w:rsid w:val="00054C1D"/>
    <w:rsid w:val="00054E7A"/>
    <w:rsid w:val="00056A0E"/>
    <w:rsid w:val="00062233"/>
    <w:rsid w:val="0006399C"/>
    <w:rsid w:val="00065517"/>
    <w:rsid w:val="00066C9E"/>
    <w:rsid w:val="00067A15"/>
    <w:rsid w:val="0007055D"/>
    <w:rsid w:val="00070761"/>
    <w:rsid w:val="00071989"/>
    <w:rsid w:val="00071B37"/>
    <w:rsid w:val="000765D7"/>
    <w:rsid w:val="000770F1"/>
    <w:rsid w:val="00080908"/>
    <w:rsid w:val="00081599"/>
    <w:rsid w:val="000826BD"/>
    <w:rsid w:val="00085B11"/>
    <w:rsid w:val="00087A04"/>
    <w:rsid w:val="000909F1"/>
    <w:rsid w:val="0009390D"/>
    <w:rsid w:val="00094C40"/>
    <w:rsid w:val="000A0EF6"/>
    <w:rsid w:val="000A42EC"/>
    <w:rsid w:val="000A4555"/>
    <w:rsid w:val="000A4D0A"/>
    <w:rsid w:val="000A68D1"/>
    <w:rsid w:val="000B1DFE"/>
    <w:rsid w:val="000B3766"/>
    <w:rsid w:val="000C1E66"/>
    <w:rsid w:val="000C2902"/>
    <w:rsid w:val="000C2CCC"/>
    <w:rsid w:val="000C75CC"/>
    <w:rsid w:val="000D43EF"/>
    <w:rsid w:val="000D57E4"/>
    <w:rsid w:val="000E13D1"/>
    <w:rsid w:val="000E1C6D"/>
    <w:rsid w:val="000E1DEC"/>
    <w:rsid w:val="000F1123"/>
    <w:rsid w:val="000F1C36"/>
    <w:rsid w:val="000F283B"/>
    <w:rsid w:val="000F2A64"/>
    <w:rsid w:val="000F4241"/>
    <w:rsid w:val="000F7504"/>
    <w:rsid w:val="00102B15"/>
    <w:rsid w:val="00103155"/>
    <w:rsid w:val="00104BA9"/>
    <w:rsid w:val="001104AE"/>
    <w:rsid w:val="00112096"/>
    <w:rsid w:val="00112E05"/>
    <w:rsid w:val="001148D9"/>
    <w:rsid w:val="001166F9"/>
    <w:rsid w:val="00120AEA"/>
    <w:rsid w:val="00121C1E"/>
    <w:rsid w:val="00123031"/>
    <w:rsid w:val="001245A7"/>
    <w:rsid w:val="0012538C"/>
    <w:rsid w:val="00125EDE"/>
    <w:rsid w:val="00126DCF"/>
    <w:rsid w:val="00130CF2"/>
    <w:rsid w:val="001318AA"/>
    <w:rsid w:val="001348D5"/>
    <w:rsid w:val="00134C41"/>
    <w:rsid w:val="00136A04"/>
    <w:rsid w:val="00143753"/>
    <w:rsid w:val="00143BED"/>
    <w:rsid w:val="001513B6"/>
    <w:rsid w:val="0015376F"/>
    <w:rsid w:val="001567EE"/>
    <w:rsid w:val="00156F6F"/>
    <w:rsid w:val="00157345"/>
    <w:rsid w:val="00157F50"/>
    <w:rsid w:val="00160FF6"/>
    <w:rsid w:val="001613FB"/>
    <w:rsid w:val="001615C6"/>
    <w:rsid w:val="00162974"/>
    <w:rsid w:val="00165E82"/>
    <w:rsid w:val="00167AB0"/>
    <w:rsid w:val="001815D7"/>
    <w:rsid w:val="00182859"/>
    <w:rsid w:val="00185BB4"/>
    <w:rsid w:val="00186C0F"/>
    <w:rsid w:val="00190558"/>
    <w:rsid w:val="001906DE"/>
    <w:rsid w:val="001933AC"/>
    <w:rsid w:val="001949CA"/>
    <w:rsid w:val="001A0C4D"/>
    <w:rsid w:val="001A1F6A"/>
    <w:rsid w:val="001A6C99"/>
    <w:rsid w:val="001A72AC"/>
    <w:rsid w:val="001B1A60"/>
    <w:rsid w:val="001B3260"/>
    <w:rsid w:val="001B3FFD"/>
    <w:rsid w:val="001B6636"/>
    <w:rsid w:val="001B703B"/>
    <w:rsid w:val="001B7F32"/>
    <w:rsid w:val="001C0971"/>
    <w:rsid w:val="001C17F2"/>
    <w:rsid w:val="001D1369"/>
    <w:rsid w:val="001D3D6A"/>
    <w:rsid w:val="001D46A2"/>
    <w:rsid w:val="001D5CA9"/>
    <w:rsid w:val="001D5CCD"/>
    <w:rsid w:val="001D6C2E"/>
    <w:rsid w:val="001D7B07"/>
    <w:rsid w:val="001E1A59"/>
    <w:rsid w:val="001E3637"/>
    <w:rsid w:val="001E5C6D"/>
    <w:rsid w:val="001E6B7F"/>
    <w:rsid w:val="001F1938"/>
    <w:rsid w:val="001F1BA6"/>
    <w:rsid w:val="001F312D"/>
    <w:rsid w:val="001F4FDD"/>
    <w:rsid w:val="002005E5"/>
    <w:rsid w:val="00200C6A"/>
    <w:rsid w:val="00203449"/>
    <w:rsid w:val="00206E13"/>
    <w:rsid w:val="002075E5"/>
    <w:rsid w:val="00207671"/>
    <w:rsid w:val="00207EC1"/>
    <w:rsid w:val="00215D3F"/>
    <w:rsid w:val="002237F2"/>
    <w:rsid w:val="0023319A"/>
    <w:rsid w:val="002356AA"/>
    <w:rsid w:val="00236079"/>
    <w:rsid w:val="00237E36"/>
    <w:rsid w:val="002402B2"/>
    <w:rsid w:val="00241901"/>
    <w:rsid w:val="002432DB"/>
    <w:rsid w:val="00247583"/>
    <w:rsid w:val="002500FE"/>
    <w:rsid w:val="00250662"/>
    <w:rsid w:val="002508CB"/>
    <w:rsid w:val="00252BD4"/>
    <w:rsid w:val="00253775"/>
    <w:rsid w:val="002546B3"/>
    <w:rsid w:val="00255C73"/>
    <w:rsid w:val="002638A7"/>
    <w:rsid w:val="00264A2D"/>
    <w:rsid w:val="00266CFF"/>
    <w:rsid w:val="00267DEB"/>
    <w:rsid w:val="00270B09"/>
    <w:rsid w:val="00271CC1"/>
    <w:rsid w:val="00271D6B"/>
    <w:rsid w:val="002740B0"/>
    <w:rsid w:val="002745DE"/>
    <w:rsid w:val="002777A9"/>
    <w:rsid w:val="0028435E"/>
    <w:rsid w:val="00284470"/>
    <w:rsid w:val="0028481A"/>
    <w:rsid w:val="00284C0C"/>
    <w:rsid w:val="00284E23"/>
    <w:rsid w:val="002861A1"/>
    <w:rsid w:val="002875CB"/>
    <w:rsid w:val="00287ABA"/>
    <w:rsid w:val="002912B8"/>
    <w:rsid w:val="00292F7E"/>
    <w:rsid w:val="0029622D"/>
    <w:rsid w:val="00296D82"/>
    <w:rsid w:val="00296E8C"/>
    <w:rsid w:val="00297D02"/>
    <w:rsid w:val="002A0C81"/>
    <w:rsid w:val="002A54E6"/>
    <w:rsid w:val="002A60AF"/>
    <w:rsid w:val="002B27EA"/>
    <w:rsid w:val="002B6BCC"/>
    <w:rsid w:val="002C1425"/>
    <w:rsid w:val="002C22F3"/>
    <w:rsid w:val="002C7664"/>
    <w:rsid w:val="002D147B"/>
    <w:rsid w:val="002D3153"/>
    <w:rsid w:val="002E1310"/>
    <w:rsid w:val="002E1E66"/>
    <w:rsid w:val="002E6172"/>
    <w:rsid w:val="002E6433"/>
    <w:rsid w:val="002E6A0E"/>
    <w:rsid w:val="002E72B6"/>
    <w:rsid w:val="00302483"/>
    <w:rsid w:val="003029EE"/>
    <w:rsid w:val="0030379B"/>
    <w:rsid w:val="00306319"/>
    <w:rsid w:val="003076AE"/>
    <w:rsid w:val="00311F57"/>
    <w:rsid w:val="00311FBB"/>
    <w:rsid w:val="0032279D"/>
    <w:rsid w:val="00322882"/>
    <w:rsid w:val="00325D78"/>
    <w:rsid w:val="00326C7E"/>
    <w:rsid w:val="00326F11"/>
    <w:rsid w:val="003304FC"/>
    <w:rsid w:val="00330936"/>
    <w:rsid w:val="00333388"/>
    <w:rsid w:val="00334D67"/>
    <w:rsid w:val="00342D56"/>
    <w:rsid w:val="0035105A"/>
    <w:rsid w:val="00352691"/>
    <w:rsid w:val="003540EF"/>
    <w:rsid w:val="0035558A"/>
    <w:rsid w:val="00360030"/>
    <w:rsid w:val="003621D9"/>
    <w:rsid w:val="0036299A"/>
    <w:rsid w:val="00370213"/>
    <w:rsid w:val="003718C4"/>
    <w:rsid w:val="003740A6"/>
    <w:rsid w:val="003743EE"/>
    <w:rsid w:val="00376B90"/>
    <w:rsid w:val="00377DAE"/>
    <w:rsid w:val="003801BF"/>
    <w:rsid w:val="00380D50"/>
    <w:rsid w:val="003812F8"/>
    <w:rsid w:val="003818CE"/>
    <w:rsid w:val="00386736"/>
    <w:rsid w:val="00387438"/>
    <w:rsid w:val="00394F56"/>
    <w:rsid w:val="00395454"/>
    <w:rsid w:val="003958A5"/>
    <w:rsid w:val="00395D4D"/>
    <w:rsid w:val="003A0812"/>
    <w:rsid w:val="003A1066"/>
    <w:rsid w:val="003A16DC"/>
    <w:rsid w:val="003A1F4C"/>
    <w:rsid w:val="003A576B"/>
    <w:rsid w:val="003B2354"/>
    <w:rsid w:val="003B5993"/>
    <w:rsid w:val="003B79C8"/>
    <w:rsid w:val="003C0EE1"/>
    <w:rsid w:val="003C0FDB"/>
    <w:rsid w:val="003C147C"/>
    <w:rsid w:val="003C27D6"/>
    <w:rsid w:val="003C2948"/>
    <w:rsid w:val="003C2A19"/>
    <w:rsid w:val="003C3022"/>
    <w:rsid w:val="003C75CB"/>
    <w:rsid w:val="003D2999"/>
    <w:rsid w:val="003D2C2B"/>
    <w:rsid w:val="003D3852"/>
    <w:rsid w:val="003D6B0F"/>
    <w:rsid w:val="003D7E52"/>
    <w:rsid w:val="003E07EC"/>
    <w:rsid w:val="003E3E6B"/>
    <w:rsid w:val="003E4A2D"/>
    <w:rsid w:val="003F05AA"/>
    <w:rsid w:val="003F2AF1"/>
    <w:rsid w:val="003F705B"/>
    <w:rsid w:val="00401AE8"/>
    <w:rsid w:val="004036D3"/>
    <w:rsid w:val="00405692"/>
    <w:rsid w:val="00407683"/>
    <w:rsid w:val="0041090E"/>
    <w:rsid w:val="004115AF"/>
    <w:rsid w:val="00417FD5"/>
    <w:rsid w:val="004329B7"/>
    <w:rsid w:val="0043598C"/>
    <w:rsid w:val="00441170"/>
    <w:rsid w:val="00442E12"/>
    <w:rsid w:val="004455FA"/>
    <w:rsid w:val="004464AA"/>
    <w:rsid w:val="00450310"/>
    <w:rsid w:val="00454775"/>
    <w:rsid w:val="00456AAC"/>
    <w:rsid w:val="0046198C"/>
    <w:rsid w:val="004628BA"/>
    <w:rsid w:val="00462E18"/>
    <w:rsid w:val="00463DB3"/>
    <w:rsid w:val="00464B42"/>
    <w:rsid w:val="0046556E"/>
    <w:rsid w:val="00466F44"/>
    <w:rsid w:val="0047155D"/>
    <w:rsid w:val="004743EB"/>
    <w:rsid w:val="00474B9E"/>
    <w:rsid w:val="00477044"/>
    <w:rsid w:val="00482042"/>
    <w:rsid w:val="004836F0"/>
    <w:rsid w:val="00494831"/>
    <w:rsid w:val="004948FB"/>
    <w:rsid w:val="00495BE4"/>
    <w:rsid w:val="0049618B"/>
    <w:rsid w:val="004A1CA6"/>
    <w:rsid w:val="004A1EF9"/>
    <w:rsid w:val="004A6540"/>
    <w:rsid w:val="004A6C1A"/>
    <w:rsid w:val="004A6CE5"/>
    <w:rsid w:val="004B06C3"/>
    <w:rsid w:val="004B1DA7"/>
    <w:rsid w:val="004B556C"/>
    <w:rsid w:val="004B6012"/>
    <w:rsid w:val="004B7612"/>
    <w:rsid w:val="004C0E61"/>
    <w:rsid w:val="004C135B"/>
    <w:rsid w:val="004C4E45"/>
    <w:rsid w:val="004C5E48"/>
    <w:rsid w:val="004C7D9C"/>
    <w:rsid w:val="004D5FD2"/>
    <w:rsid w:val="004E0560"/>
    <w:rsid w:val="004E2E1C"/>
    <w:rsid w:val="004E4BAE"/>
    <w:rsid w:val="004E7E2A"/>
    <w:rsid w:val="004F006B"/>
    <w:rsid w:val="004F070D"/>
    <w:rsid w:val="004F1166"/>
    <w:rsid w:val="004F49C1"/>
    <w:rsid w:val="004F6943"/>
    <w:rsid w:val="00500496"/>
    <w:rsid w:val="00500966"/>
    <w:rsid w:val="00502847"/>
    <w:rsid w:val="00502DF2"/>
    <w:rsid w:val="005064F5"/>
    <w:rsid w:val="00506F78"/>
    <w:rsid w:val="0051152E"/>
    <w:rsid w:val="005121D1"/>
    <w:rsid w:val="00512C36"/>
    <w:rsid w:val="00512FD5"/>
    <w:rsid w:val="00515172"/>
    <w:rsid w:val="00515CCB"/>
    <w:rsid w:val="0051658C"/>
    <w:rsid w:val="00524B19"/>
    <w:rsid w:val="005263C4"/>
    <w:rsid w:val="00526F4E"/>
    <w:rsid w:val="00530637"/>
    <w:rsid w:val="00530B6A"/>
    <w:rsid w:val="00530C70"/>
    <w:rsid w:val="00543302"/>
    <w:rsid w:val="00544642"/>
    <w:rsid w:val="00546900"/>
    <w:rsid w:val="0055006A"/>
    <w:rsid w:val="0055053B"/>
    <w:rsid w:val="00550DF1"/>
    <w:rsid w:val="005512E1"/>
    <w:rsid w:val="0055321D"/>
    <w:rsid w:val="00553AA9"/>
    <w:rsid w:val="0055547D"/>
    <w:rsid w:val="005568FC"/>
    <w:rsid w:val="005620EE"/>
    <w:rsid w:val="00562F9C"/>
    <w:rsid w:val="005630EF"/>
    <w:rsid w:val="00564E88"/>
    <w:rsid w:val="00565118"/>
    <w:rsid w:val="00566374"/>
    <w:rsid w:val="00567E40"/>
    <w:rsid w:val="00571D92"/>
    <w:rsid w:val="00572F72"/>
    <w:rsid w:val="00573410"/>
    <w:rsid w:val="00573ACA"/>
    <w:rsid w:val="00581090"/>
    <w:rsid w:val="0058447A"/>
    <w:rsid w:val="00585115"/>
    <w:rsid w:val="00586884"/>
    <w:rsid w:val="00586F7A"/>
    <w:rsid w:val="00591927"/>
    <w:rsid w:val="00593C0D"/>
    <w:rsid w:val="00594967"/>
    <w:rsid w:val="00595173"/>
    <w:rsid w:val="00596A93"/>
    <w:rsid w:val="00596BD2"/>
    <w:rsid w:val="005A1061"/>
    <w:rsid w:val="005A1C4C"/>
    <w:rsid w:val="005A4460"/>
    <w:rsid w:val="005A494A"/>
    <w:rsid w:val="005A5A9B"/>
    <w:rsid w:val="005A5AA8"/>
    <w:rsid w:val="005B2457"/>
    <w:rsid w:val="005B5063"/>
    <w:rsid w:val="005B5C33"/>
    <w:rsid w:val="005B7B9D"/>
    <w:rsid w:val="005C1A64"/>
    <w:rsid w:val="005C6DFA"/>
    <w:rsid w:val="005D187A"/>
    <w:rsid w:val="005D1CEA"/>
    <w:rsid w:val="005D26CC"/>
    <w:rsid w:val="005E1BBB"/>
    <w:rsid w:val="005E36C6"/>
    <w:rsid w:val="005E376F"/>
    <w:rsid w:val="005E4589"/>
    <w:rsid w:val="005E5531"/>
    <w:rsid w:val="005E6341"/>
    <w:rsid w:val="005F1435"/>
    <w:rsid w:val="005F665D"/>
    <w:rsid w:val="006016C7"/>
    <w:rsid w:val="006031EC"/>
    <w:rsid w:val="006109B9"/>
    <w:rsid w:val="00611984"/>
    <w:rsid w:val="00612F75"/>
    <w:rsid w:val="00622860"/>
    <w:rsid w:val="00624A44"/>
    <w:rsid w:val="006254C4"/>
    <w:rsid w:val="006271A6"/>
    <w:rsid w:val="00627E1F"/>
    <w:rsid w:val="00630025"/>
    <w:rsid w:val="0063422C"/>
    <w:rsid w:val="00634F49"/>
    <w:rsid w:val="00635E8C"/>
    <w:rsid w:val="006429DF"/>
    <w:rsid w:val="00643EF4"/>
    <w:rsid w:val="00644C2C"/>
    <w:rsid w:val="00650BBC"/>
    <w:rsid w:val="006611DD"/>
    <w:rsid w:val="00662E40"/>
    <w:rsid w:val="0066350A"/>
    <w:rsid w:val="00663CA2"/>
    <w:rsid w:val="00663D14"/>
    <w:rsid w:val="00666601"/>
    <w:rsid w:val="00670C04"/>
    <w:rsid w:val="00670F6D"/>
    <w:rsid w:val="00671004"/>
    <w:rsid w:val="0067115D"/>
    <w:rsid w:val="00671E30"/>
    <w:rsid w:val="006720C6"/>
    <w:rsid w:val="006778C6"/>
    <w:rsid w:val="006832BF"/>
    <w:rsid w:val="006838DC"/>
    <w:rsid w:val="00683C7D"/>
    <w:rsid w:val="00684204"/>
    <w:rsid w:val="00690E75"/>
    <w:rsid w:val="00692A4C"/>
    <w:rsid w:val="00693A42"/>
    <w:rsid w:val="006945E0"/>
    <w:rsid w:val="006949A6"/>
    <w:rsid w:val="00696B2B"/>
    <w:rsid w:val="00697A17"/>
    <w:rsid w:val="006A005C"/>
    <w:rsid w:val="006A1BF5"/>
    <w:rsid w:val="006A4730"/>
    <w:rsid w:val="006A625F"/>
    <w:rsid w:val="006A68A4"/>
    <w:rsid w:val="006A7108"/>
    <w:rsid w:val="006B0660"/>
    <w:rsid w:val="006B16F7"/>
    <w:rsid w:val="006B2623"/>
    <w:rsid w:val="006B5088"/>
    <w:rsid w:val="006C07B0"/>
    <w:rsid w:val="006C0C9B"/>
    <w:rsid w:val="006C5E91"/>
    <w:rsid w:val="006C60B5"/>
    <w:rsid w:val="006D3ADF"/>
    <w:rsid w:val="006D406B"/>
    <w:rsid w:val="006D4928"/>
    <w:rsid w:val="006D519D"/>
    <w:rsid w:val="006D5986"/>
    <w:rsid w:val="006E03A4"/>
    <w:rsid w:val="006E0889"/>
    <w:rsid w:val="006E0E1F"/>
    <w:rsid w:val="006E30FF"/>
    <w:rsid w:val="006E48B3"/>
    <w:rsid w:val="006E4DB6"/>
    <w:rsid w:val="006E5923"/>
    <w:rsid w:val="006E793C"/>
    <w:rsid w:val="006F2E7E"/>
    <w:rsid w:val="007002E9"/>
    <w:rsid w:val="00700F68"/>
    <w:rsid w:val="0070198B"/>
    <w:rsid w:val="007019A2"/>
    <w:rsid w:val="00702B36"/>
    <w:rsid w:val="007049E9"/>
    <w:rsid w:val="00706C35"/>
    <w:rsid w:val="00706E06"/>
    <w:rsid w:val="00711C7F"/>
    <w:rsid w:val="00711E2F"/>
    <w:rsid w:val="00711E94"/>
    <w:rsid w:val="007136E6"/>
    <w:rsid w:val="0071790F"/>
    <w:rsid w:val="0072018C"/>
    <w:rsid w:val="00720A04"/>
    <w:rsid w:val="00724128"/>
    <w:rsid w:val="00724C63"/>
    <w:rsid w:val="00724D9D"/>
    <w:rsid w:val="007264ED"/>
    <w:rsid w:val="007270AD"/>
    <w:rsid w:val="007272B9"/>
    <w:rsid w:val="0073487D"/>
    <w:rsid w:val="00734CAC"/>
    <w:rsid w:val="00741C1A"/>
    <w:rsid w:val="00741EC9"/>
    <w:rsid w:val="007425B7"/>
    <w:rsid w:val="0074396C"/>
    <w:rsid w:val="00745042"/>
    <w:rsid w:val="00746CE8"/>
    <w:rsid w:val="00750DB2"/>
    <w:rsid w:val="007544AD"/>
    <w:rsid w:val="0075693C"/>
    <w:rsid w:val="0076057E"/>
    <w:rsid w:val="00761EAB"/>
    <w:rsid w:val="007628EC"/>
    <w:rsid w:val="00763C9A"/>
    <w:rsid w:val="00765802"/>
    <w:rsid w:val="007664EC"/>
    <w:rsid w:val="007665A9"/>
    <w:rsid w:val="00770AF9"/>
    <w:rsid w:val="0077106D"/>
    <w:rsid w:val="00771473"/>
    <w:rsid w:val="00772981"/>
    <w:rsid w:val="00773EE0"/>
    <w:rsid w:val="00776A3B"/>
    <w:rsid w:val="00776D42"/>
    <w:rsid w:val="00782A33"/>
    <w:rsid w:val="007832B9"/>
    <w:rsid w:val="00785584"/>
    <w:rsid w:val="00792763"/>
    <w:rsid w:val="0079440F"/>
    <w:rsid w:val="007A2F6E"/>
    <w:rsid w:val="007A3619"/>
    <w:rsid w:val="007A66F0"/>
    <w:rsid w:val="007A6727"/>
    <w:rsid w:val="007A688D"/>
    <w:rsid w:val="007A6FD5"/>
    <w:rsid w:val="007B49B9"/>
    <w:rsid w:val="007B695E"/>
    <w:rsid w:val="007B6B01"/>
    <w:rsid w:val="007B7100"/>
    <w:rsid w:val="007C22A8"/>
    <w:rsid w:val="007C5287"/>
    <w:rsid w:val="007C67C8"/>
    <w:rsid w:val="007D09D4"/>
    <w:rsid w:val="007D27CB"/>
    <w:rsid w:val="007D2CB6"/>
    <w:rsid w:val="007D3D2C"/>
    <w:rsid w:val="007E6087"/>
    <w:rsid w:val="007E6816"/>
    <w:rsid w:val="007F170C"/>
    <w:rsid w:val="007F3246"/>
    <w:rsid w:val="007F3815"/>
    <w:rsid w:val="007F5664"/>
    <w:rsid w:val="00802407"/>
    <w:rsid w:val="00803A81"/>
    <w:rsid w:val="00805263"/>
    <w:rsid w:val="008159EB"/>
    <w:rsid w:val="00815E3B"/>
    <w:rsid w:val="008161C7"/>
    <w:rsid w:val="008169B2"/>
    <w:rsid w:val="0081727E"/>
    <w:rsid w:val="0082348D"/>
    <w:rsid w:val="0082630B"/>
    <w:rsid w:val="0082745D"/>
    <w:rsid w:val="008302E7"/>
    <w:rsid w:val="00830497"/>
    <w:rsid w:val="00831ECF"/>
    <w:rsid w:val="00834975"/>
    <w:rsid w:val="0083583E"/>
    <w:rsid w:val="0083776F"/>
    <w:rsid w:val="0084370D"/>
    <w:rsid w:val="008462FB"/>
    <w:rsid w:val="00851269"/>
    <w:rsid w:val="00853595"/>
    <w:rsid w:val="00853D47"/>
    <w:rsid w:val="00855BEE"/>
    <w:rsid w:val="00856F4B"/>
    <w:rsid w:val="008571D3"/>
    <w:rsid w:val="00862F42"/>
    <w:rsid w:val="008630FB"/>
    <w:rsid w:val="00864492"/>
    <w:rsid w:val="00864A51"/>
    <w:rsid w:val="00865A1E"/>
    <w:rsid w:val="00866253"/>
    <w:rsid w:val="00866E04"/>
    <w:rsid w:val="00871335"/>
    <w:rsid w:val="0087745D"/>
    <w:rsid w:val="008817F2"/>
    <w:rsid w:val="00895EE3"/>
    <w:rsid w:val="00897E7F"/>
    <w:rsid w:val="008A48B8"/>
    <w:rsid w:val="008B31E9"/>
    <w:rsid w:val="008B3511"/>
    <w:rsid w:val="008B4C08"/>
    <w:rsid w:val="008C0731"/>
    <w:rsid w:val="008C6D93"/>
    <w:rsid w:val="008D0068"/>
    <w:rsid w:val="008D1DB7"/>
    <w:rsid w:val="008D2B98"/>
    <w:rsid w:val="008D4E64"/>
    <w:rsid w:val="008D56C9"/>
    <w:rsid w:val="008D5A1E"/>
    <w:rsid w:val="008D6ABD"/>
    <w:rsid w:val="008D6EF3"/>
    <w:rsid w:val="008E2F0A"/>
    <w:rsid w:val="008E4BD2"/>
    <w:rsid w:val="008E4C72"/>
    <w:rsid w:val="008E5202"/>
    <w:rsid w:val="008E7350"/>
    <w:rsid w:val="008E75E6"/>
    <w:rsid w:val="008F3259"/>
    <w:rsid w:val="008F7771"/>
    <w:rsid w:val="009017D5"/>
    <w:rsid w:val="009108DA"/>
    <w:rsid w:val="00911AF2"/>
    <w:rsid w:val="00911F0B"/>
    <w:rsid w:val="0092146C"/>
    <w:rsid w:val="00921D37"/>
    <w:rsid w:val="00924988"/>
    <w:rsid w:val="00927E8F"/>
    <w:rsid w:val="009326CE"/>
    <w:rsid w:val="009344DA"/>
    <w:rsid w:val="009361B2"/>
    <w:rsid w:val="0093682E"/>
    <w:rsid w:val="00940807"/>
    <w:rsid w:val="00942C9C"/>
    <w:rsid w:val="00950807"/>
    <w:rsid w:val="00950C7A"/>
    <w:rsid w:val="00960055"/>
    <w:rsid w:val="009603A3"/>
    <w:rsid w:val="00964A36"/>
    <w:rsid w:val="00964A89"/>
    <w:rsid w:val="00964CFD"/>
    <w:rsid w:val="00966D1E"/>
    <w:rsid w:val="00967B60"/>
    <w:rsid w:val="009717B5"/>
    <w:rsid w:val="009717E9"/>
    <w:rsid w:val="00983C97"/>
    <w:rsid w:val="009914A5"/>
    <w:rsid w:val="00991B8E"/>
    <w:rsid w:val="00995060"/>
    <w:rsid w:val="009A0903"/>
    <w:rsid w:val="009A0D76"/>
    <w:rsid w:val="009A0F6F"/>
    <w:rsid w:val="009A2B70"/>
    <w:rsid w:val="009A3678"/>
    <w:rsid w:val="009B4A48"/>
    <w:rsid w:val="009B5088"/>
    <w:rsid w:val="009B5D72"/>
    <w:rsid w:val="009B6A2E"/>
    <w:rsid w:val="009C0F78"/>
    <w:rsid w:val="009C1939"/>
    <w:rsid w:val="009C684C"/>
    <w:rsid w:val="009D13DA"/>
    <w:rsid w:val="009D3F29"/>
    <w:rsid w:val="009D3FFD"/>
    <w:rsid w:val="009D66AE"/>
    <w:rsid w:val="009D725D"/>
    <w:rsid w:val="009E230B"/>
    <w:rsid w:val="009E33BC"/>
    <w:rsid w:val="009E3AC9"/>
    <w:rsid w:val="009E3CD4"/>
    <w:rsid w:val="009F4574"/>
    <w:rsid w:val="009F506D"/>
    <w:rsid w:val="009F54BB"/>
    <w:rsid w:val="009F7C9B"/>
    <w:rsid w:val="00A003E9"/>
    <w:rsid w:val="00A0360C"/>
    <w:rsid w:val="00A07939"/>
    <w:rsid w:val="00A103A9"/>
    <w:rsid w:val="00A136D7"/>
    <w:rsid w:val="00A13F97"/>
    <w:rsid w:val="00A16533"/>
    <w:rsid w:val="00A17E76"/>
    <w:rsid w:val="00A20C05"/>
    <w:rsid w:val="00A22CA8"/>
    <w:rsid w:val="00A2779C"/>
    <w:rsid w:val="00A42537"/>
    <w:rsid w:val="00A45A12"/>
    <w:rsid w:val="00A46BD5"/>
    <w:rsid w:val="00A5046F"/>
    <w:rsid w:val="00A51924"/>
    <w:rsid w:val="00A523D4"/>
    <w:rsid w:val="00A52615"/>
    <w:rsid w:val="00A52837"/>
    <w:rsid w:val="00A5409E"/>
    <w:rsid w:val="00A5480A"/>
    <w:rsid w:val="00A55FFC"/>
    <w:rsid w:val="00A56ADF"/>
    <w:rsid w:val="00A57797"/>
    <w:rsid w:val="00A61549"/>
    <w:rsid w:val="00A66AB7"/>
    <w:rsid w:val="00A67100"/>
    <w:rsid w:val="00A726A4"/>
    <w:rsid w:val="00A75E24"/>
    <w:rsid w:val="00A7691A"/>
    <w:rsid w:val="00A769C7"/>
    <w:rsid w:val="00A809EE"/>
    <w:rsid w:val="00A80AFA"/>
    <w:rsid w:val="00A824B6"/>
    <w:rsid w:val="00A82B0B"/>
    <w:rsid w:val="00A90863"/>
    <w:rsid w:val="00A91360"/>
    <w:rsid w:val="00A916B9"/>
    <w:rsid w:val="00A92EAE"/>
    <w:rsid w:val="00A94BFE"/>
    <w:rsid w:val="00A94D7B"/>
    <w:rsid w:val="00AA094E"/>
    <w:rsid w:val="00AA3CCD"/>
    <w:rsid w:val="00AA5043"/>
    <w:rsid w:val="00AA6237"/>
    <w:rsid w:val="00AA6FE2"/>
    <w:rsid w:val="00AB0C8B"/>
    <w:rsid w:val="00AB14E8"/>
    <w:rsid w:val="00AB1701"/>
    <w:rsid w:val="00AB1B30"/>
    <w:rsid w:val="00AB23C6"/>
    <w:rsid w:val="00AC1C1D"/>
    <w:rsid w:val="00AC1E9D"/>
    <w:rsid w:val="00AC6FF7"/>
    <w:rsid w:val="00AC785F"/>
    <w:rsid w:val="00AD2904"/>
    <w:rsid w:val="00AD6029"/>
    <w:rsid w:val="00AE1299"/>
    <w:rsid w:val="00AE279B"/>
    <w:rsid w:val="00AE29AB"/>
    <w:rsid w:val="00AE4A95"/>
    <w:rsid w:val="00AF04A1"/>
    <w:rsid w:val="00AF417F"/>
    <w:rsid w:val="00B01BD8"/>
    <w:rsid w:val="00B01F4A"/>
    <w:rsid w:val="00B0255A"/>
    <w:rsid w:val="00B03D47"/>
    <w:rsid w:val="00B03D8A"/>
    <w:rsid w:val="00B04C8E"/>
    <w:rsid w:val="00B062D3"/>
    <w:rsid w:val="00B07159"/>
    <w:rsid w:val="00B07296"/>
    <w:rsid w:val="00B14C05"/>
    <w:rsid w:val="00B16E43"/>
    <w:rsid w:val="00B222A4"/>
    <w:rsid w:val="00B2483C"/>
    <w:rsid w:val="00B32DA6"/>
    <w:rsid w:val="00B35AF4"/>
    <w:rsid w:val="00B373BE"/>
    <w:rsid w:val="00B41649"/>
    <w:rsid w:val="00B41A16"/>
    <w:rsid w:val="00B41BB7"/>
    <w:rsid w:val="00B4203C"/>
    <w:rsid w:val="00B432E8"/>
    <w:rsid w:val="00B45592"/>
    <w:rsid w:val="00B45BBD"/>
    <w:rsid w:val="00B46649"/>
    <w:rsid w:val="00B50EB4"/>
    <w:rsid w:val="00B51EC9"/>
    <w:rsid w:val="00B52FE7"/>
    <w:rsid w:val="00B62DDA"/>
    <w:rsid w:val="00B671DF"/>
    <w:rsid w:val="00B70F7E"/>
    <w:rsid w:val="00B7147E"/>
    <w:rsid w:val="00B717C8"/>
    <w:rsid w:val="00B728F4"/>
    <w:rsid w:val="00B8258B"/>
    <w:rsid w:val="00B83A0B"/>
    <w:rsid w:val="00B87BCD"/>
    <w:rsid w:val="00B916C3"/>
    <w:rsid w:val="00B93673"/>
    <w:rsid w:val="00B959C9"/>
    <w:rsid w:val="00B96661"/>
    <w:rsid w:val="00B97911"/>
    <w:rsid w:val="00B97D7A"/>
    <w:rsid w:val="00BA204F"/>
    <w:rsid w:val="00BA26A9"/>
    <w:rsid w:val="00BA29FE"/>
    <w:rsid w:val="00BA2BD1"/>
    <w:rsid w:val="00BA45D7"/>
    <w:rsid w:val="00BB0887"/>
    <w:rsid w:val="00BB0A7E"/>
    <w:rsid w:val="00BB12B6"/>
    <w:rsid w:val="00BB1D7F"/>
    <w:rsid w:val="00BB64F7"/>
    <w:rsid w:val="00BC0083"/>
    <w:rsid w:val="00BC03CE"/>
    <w:rsid w:val="00BC0C89"/>
    <w:rsid w:val="00BC5B8C"/>
    <w:rsid w:val="00BC5C4E"/>
    <w:rsid w:val="00BC62C0"/>
    <w:rsid w:val="00BC6B8A"/>
    <w:rsid w:val="00BD062F"/>
    <w:rsid w:val="00BD1A2C"/>
    <w:rsid w:val="00BD4EBD"/>
    <w:rsid w:val="00BE0821"/>
    <w:rsid w:val="00BE3801"/>
    <w:rsid w:val="00BE44D0"/>
    <w:rsid w:val="00BE4FBC"/>
    <w:rsid w:val="00BE552F"/>
    <w:rsid w:val="00BE558B"/>
    <w:rsid w:val="00BF05E9"/>
    <w:rsid w:val="00BF1B7C"/>
    <w:rsid w:val="00BF37BA"/>
    <w:rsid w:val="00BF3E43"/>
    <w:rsid w:val="00BF493F"/>
    <w:rsid w:val="00BF50C9"/>
    <w:rsid w:val="00BF55D9"/>
    <w:rsid w:val="00BF66C0"/>
    <w:rsid w:val="00C022F1"/>
    <w:rsid w:val="00C038BF"/>
    <w:rsid w:val="00C078F9"/>
    <w:rsid w:val="00C10F25"/>
    <w:rsid w:val="00C11064"/>
    <w:rsid w:val="00C21259"/>
    <w:rsid w:val="00C22036"/>
    <w:rsid w:val="00C22575"/>
    <w:rsid w:val="00C23F38"/>
    <w:rsid w:val="00C25CE9"/>
    <w:rsid w:val="00C269DB"/>
    <w:rsid w:val="00C274C8"/>
    <w:rsid w:val="00C301BA"/>
    <w:rsid w:val="00C3059E"/>
    <w:rsid w:val="00C30611"/>
    <w:rsid w:val="00C312D1"/>
    <w:rsid w:val="00C3220D"/>
    <w:rsid w:val="00C42FB4"/>
    <w:rsid w:val="00C457CF"/>
    <w:rsid w:val="00C463B4"/>
    <w:rsid w:val="00C55F9A"/>
    <w:rsid w:val="00C571A6"/>
    <w:rsid w:val="00C60B40"/>
    <w:rsid w:val="00C67B35"/>
    <w:rsid w:val="00C67BF4"/>
    <w:rsid w:val="00C71BFF"/>
    <w:rsid w:val="00C736A0"/>
    <w:rsid w:val="00C76578"/>
    <w:rsid w:val="00C76E7D"/>
    <w:rsid w:val="00C80693"/>
    <w:rsid w:val="00C8173A"/>
    <w:rsid w:val="00C828CC"/>
    <w:rsid w:val="00C8347E"/>
    <w:rsid w:val="00C863C6"/>
    <w:rsid w:val="00C8680C"/>
    <w:rsid w:val="00C86FFD"/>
    <w:rsid w:val="00C9078B"/>
    <w:rsid w:val="00C93B28"/>
    <w:rsid w:val="00C9435B"/>
    <w:rsid w:val="00C946E2"/>
    <w:rsid w:val="00C94F78"/>
    <w:rsid w:val="00C96B97"/>
    <w:rsid w:val="00CA20F0"/>
    <w:rsid w:val="00CA21DA"/>
    <w:rsid w:val="00CA42E8"/>
    <w:rsid w:val="00CA4E15"/>
    <w:rsid w:val="00CA6AE2"/>
    <w:rsid w:val="00CB5AF1"/>
    <w:rsid w:val="00CB729F"/>
    <w:rsid w:val="00CB7B95"/>
    <w:rsid w:val="00CC0290"/>
    <w:rsid w:val="00CC1D58"/>
    <w:rsid w:val="00CC50ED"/>
    <w:rsid w:val="00CC617B"/>
    <w:rsid w:val="00CD215C"/>
    <w:rsid w:val="00CD3BD3"/>
    <w:rsid w:val="00CD4390"/>
    <w:rsid w:val="00CE226E"/>
    <w:rsid w:val="00CE70A8"/>
    <w:rsid w:val="00CE7D8E"/>
    <w:rsid w:val="00CF0838"/>
    <w:rsid w:val="00CF2392"/>
    <w:rsid w:val="00CF4159"/>
    <w:rsid w:val="00CF4CD7"/>
    <w:rsid w:val="00CF5267"/>
    <w:rsid w:val="00D00584"/>
    <w:rsid w:val="00D00E91"/>
    <w:rsid w:val="00D01702"/>
    <w:rsid w:val="00D0181B"/>
    <w:rsid w:val="00D04A14"/>
    <w:rsid w:val="00D06970"/>
    <w:rsid w:val="00D079BD"/>
    <w:rsid w:val="00D10802"/>
    <w:rsid w:val="00D15168"/>
    <w:rsid w:val="00D21BE3"/>
    <w:rsid w:val="00D24928"/>
    <w:rsid w:val="00D25BB9"/>
    <w:rsid w:val="00D269D2"/>
    <w:rsid w:val="00D3248B"/>
    <w:rsid w:val="00D331DA"/>
    <w:rsid w:val="00D33221"/>
    <w:rsid w:val="00D35BCE"/>
    <w:rsid w:val="00D373BD"/>
    <w:rsid w:val="00D378A1"/>
    <w:rsid w:val="00D4241A"/>
    <w:rsid w:val="00D42BF9"/>
    <w:rsid w:val="00D46BDC"/>
    <w:rsid w:val="00D54035"/>
    <w:rsid w:val="00D558AF"/>
    <w:rsid w:val="00D62C3A"/>
    <w:rsid w:val="00D64095"/>
    <w:rsid w:val="00D65514"/>
    <w:rsid w:val="00D753D2"/>
    <w:rsid w:val="00D7678B"/>
    <w:rsid w:val="00D77DBD"/>
    <w:rsid w:val="00D8073D"/>
    <w:rsid w:val="00D80992"/>
    <w:rsid w:val="00D80C43"/>
    <w:rsid w:val="00D81C72"/>
    <w:rsid w:val="00D85627"/>
    <w:rsid w:val="00D9165B"/>
    <w:rsid w:val="00D957B2"/>
    <w:rsid w:val="00D95A71"/>
    <w:rsid w:val="00DA35A9"/>
    <w:rsid w:val="00DA3ED2"/>
    <w:rsid w:val="00DA7D32"/>
    <w:rsid w:val="00DB2315"/>
    <w:rsid w:val="00DB4CC5"/>
    <w:rsid w:val="00DB5EC9"/>
    <w:rsid w:val="00DB67E9"/>
    <w:rsid w:val="00DC087E"/>
    <w:rsid w:val="00DC3281"/>
    <w:rsid w:val="00DC3B03"/>
    <w:rsid w:val="00DC49B7"/>
    <w:rsid w:val="00DC6942"/>
    <w:rsid w:val="00DC7075"/>
    <w:rsid w:val="00DD0A19"/>
    <w:rsid w:val="00DD220C"/>
    <w:rsid w:val="00DD551B"/>
    <w:rsid w:val="00DD6422"/>
    <w:rsid w:val="00DD6747"/>
    <w:rsid w:val="00DD6887"/>
    <w:rsid w:val="00DD6FB2"/>
    <w:rsid w:val="00DE295D"/>
    <w:rsid w:val="00DE6035"/>
    <w:rsid w:val="00DF6D0C"/>
    <w:rsid w:val="00E00125"/>
    <w:rsid w:val="00E002BC"/>
    <w:rsid w:val="00E010C5"/>
    <w:rsid w:val="00E013C7"/>
    <w:rsid w:val="00E03762"/>
    <w:rsid w:val="00E17992"/>
    <w:rsid w:val="00E20E31"/>
    <w:rsid w:val="00E2358C"/>
    <w:rsid w:val="00E252D9"/>
    <w:rsid w:val="00E257AD"/>
    <w:rsid w:val="00E25F0A"/>
    <w:rsid w:val="00E27EDA"/>
    <w:rsid w:val="00E30562"/>
    <w:rsid w:val="00E318A4"/>
    <w:rsid w:val="00E41AFB"/>
    <w:rsid w:val="00E4283F"/>
    <w:rsid w:val="00E43EA5"/>
    <w:rsid w:val="00E46E2F"/>
    <w:rsid w:val="00E50ABA"/>
    <w:rsid w:val="00E51F22"/>
    <w:rsid w:val="00E54F2F"/>
    <w:rsid w:val="00E55280"/>
    <w:rsid w:val="00E609E1"/>
    <w:rsid w:val="00E62D00"/>
    <w:rsid w:val="00E63991"/>
    <w:rsid w:val="00E643E5"/>
    <w:rsid w:val="00E66AEF"/>
    <w:rsid w:val="00E72F32"/>
    <w:rsid w:val="00E773E1"/>
    <w:rsid w:val="00E8536D"/>
    <w:rsid w:val="00E86AF1"/>
    <w:rsid w:val="00E873CB"/>
    <w:rsid w:val="00E94112"/>
    <w:rsid w:val="00E9543D"/>
    <w:rsid w:val="00E959E6"/>
    <w:rsid w:val="00E9731E"/>
    <w:rsid w:val="00E9754A"/>
    <w:rsid w:val="00EA040D"/>
    <w:rsid w:val="00EA2CFF"/>
    <w:rsid w:val="00EA3175"/>
    <w:rsid w:val="00EA34B1"/>
    <w:rsid w:val="00EA481E"/>
    <w:rsid w:val="00EA69FE"/>
    <w:rsid w:val="00EA7589"/>
    <w:rsid w:val="00EB07BB"/>
    <w:rsid w:val="00EB1767"/>
    <w:rsid w:val="00EB1CDB"/>
    <w:rsid w:val="00EB26B3"/>
    <w:rsid w:val="00EB2FDB"/>
    <w:rsid w:val="00EB32E5"/>
    <w:rsid w:val="00EB3C1D"/>
    <w:rsid w:val="00EB4384"/>
    <w:rsid w:val="00EB4BA2"/>
    <w:rsid w:val="00EB4D3C"/>
    <w:rsid w:val="00EB4D9D"/>
    <w:rsid w:val="00EB5E7E"/>
    <w:rsid w:val="00EB7CC4"/>
    <w:rsid w:val="00EB7D90"/>
    <w:rsid w:val="00EC006E"/>
    <w:rsid w:val="00EC0121"/>
    <w:rsid w:val="00EC264D"/>
    <w:rsid w:val="00EC319B"/>
    <w:rsid w:val="00EC3476"/>
    <w:rsid w:val="00EC364A"/>
    <w:rsid w:val="00EC3870"/>
    <w:rsid w:val="00EC63CD"/>
    <w:rsid w:val="00EC66A2"/>
    <w:rsid w:val="00ED069C"/>
    <w:rsid w:val="00ED099C"/>
    <w:rsid w:val="00ED21C4"/>
    <w:rsid w:val="00ED3427"/>
    <w:rsid w:val="00ED3520"/>
    <w:rsid w:val="00ED3644"/>
    <w:rsid w:val="00ED7CA6"/>
    <w:rsid w:val="00EE01FA"/>
    <w:rsid w:val="00EE1642"/>
    <w:rsid w:val="00EE58E5"/>
    <w:rsid w:val="00EF606F"/>
    <w:rsid w:val="00EF783E"/>
    <w:rsid w:val="00F00698"/>
    <w:rsid w:val="00F00810"/>
    <w:rsid w:val="00F01EFE"/>
    <w:rsid w:val="00F023CF"/>
    <w:rsid w:val="00F02C5E"/>
    <w:rsid w:val="00F049DA"/>
    <w:rsid w:val="00F05B68"/>
    <w:rsid w:val="00F079A6"/>
    <w:rsid w:val="00F12FEE"/>
    <w:rsid w:val="00F20812"/>
    <w:rsid w:val="00F20BD4"/>
    <w:rsid w:val="00F241D6"/>
    <w:rsid w:val="00F24812"/>
    <w:rsid w:val="00F26AE5"/>
    <w:rsid w:val="00F27CEF"/>
    <w:rsid w:val="00F3177F"/>
    <w:rsid w:val="00F33F20"/>
    <w:rsid w:val="00F42242"/>
    <w:rsid w:val="00F42641"/>
    <w:rsid w:val="00F44506"/>
    <w:rsid w:val="00F45531"/>
    <w:rsid w:val="00F46239"/>
    <w:rsid w:val="00F46827"/>
    <w:rsid w:val="00F50496"/>
    <w:rsid w:val="00F5185D"/>
    <w:rsid w:val="00F5421C"/>
    <w:rsid w:val="00F5431F"/>
    <w:rsid w:val="00F54A9E"/>
    <w:rsid w:val="00F55347"/>
    <w:rsid w:val="00F618E0"/>
    <w:rsid w:val="00F66D09"/>
    <w:rsid w:val="00F66D4A"/>
    <w:rsid w:val="00F670D1"/>
    <w:rsid w:val="00F77F81"/>
    <w:rsid w:val="00F80864"/>
    <w:rsid w:val="00F842D7"/>
    <w:rsid w:val="00F9153F"/>
    <w:rsid w:val="00F92AAD"/>
    <w:rsid w:val="00F9614F"/>
    <w:rsid w:val="00FA0CD2"/>
    <w:rsid w:val="00FA1BA7"/>
    <w:rsid w:val="00FA74D5"/>
    <w:rsid w:val="00FA7515"/>
    <w:rsid w:val="00FB2BAE"/>
    <w:rsid w:val="00FB375E"/>
    <w:rsid w:val="00FB4A9D"/>
    <w:rsid w:val="00FB6274"/>
    <w:rsid w:val="00FB7324"/>
    <w:rsid w:val="00FB776E"/>
    <w:rsid w:val="00FC023A"/>
    <w:rsid w:val="00FC09E4"/>
    <w:rsid w:val="00FC1E48"/>
    <w:rsid w:val="00FC26B2"/>
    <w:rsid w:val="00FC3860"/>
    <w:rsid w:val="00FC57F5"/>
    <w:rsid w:val="00FC5A20"/>
    <w:rsid w:val="00FC5F74"/>
    <w:rsid w:val="00FD3AC7"/>
    <w:rsid w:val="00FD3D74"/>
    <w:rsid w:val="00FD5061"/>
    <w:rsid w:val="00FD7A75"/>
    <w:rsid w:val="00FE2A4F"/>
    <w:rsid w:val="00FE3B9F"/>
    <w:rsid w:val="00FE4CC1"/>
    <w:rsid w:val="00FE51FD"/>
    <w:rsid w:val="00FE76A1"/>
    <w:rsid w:val="00FF3264"/>
    <w:rsid w:val="00FF32AA"/>
    <w:rsid w:val="00FF746D"/>
    <w:rsid w:val="00FF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5:docId w15:val="{AC949658-70E4-41E2-95BF-D288E0940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7345"/>
    <w:pPr>
      <w:spacing w:before="120" w:after="120" w:line="360" w:lineRule="auto"/>
      <w:ind w:firstLine="567"/>
      <w:jc w:val="both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A040D"/>
    <w:pPr>
      <w:keepNext/>
      <w:numPr>
        <w:numId w:val="34"/>
      </w:numPr>
      <w:pBdr>
        <w:bottom w:val="thickThinSmallGap" w:sz="36" w:space="1" w:color="auto"/>
      </w:pBdr>
      <w:shd w:val="clear" w:color="auto" w:fill="FFFFFF"/>
      <w:jc w:val="left"/>
      <w:outlineLvl w:val="0"/>
    </w:pPr>
    <w:rPr>
      <w:b/>
      <w:kern w:val="32"/>
      <w:sz w:val="48"/>
    </w:rPr>
  </w:style>
  <w:style w:type="paragraph" w:styleId="Titre2">
    <w:name w:val="heading 2"/>
    <w:basedOn w:val="Normal"/>
    <w:next w:val="Normal"/>
    <w:link w:val="Titre2Car"/>
    <w:autoRedefine/>
    <w:uiPriority w:val="9"/>
    <w:qFormat/>
    <w:rsid w:val="001B7F32"/>
    <w:pPr>
      <w:keepNext/>
      <w:numPr>
        <w:ilvl w:val="1"/>
        <w:numId w:val="34"/>
      </w:numPr>
      <w:shd w:val="clear" w:color="auto" w:fill="FFFFFF"/>
      <w:spacing w:before="360" w:after="0"/>
      <w:ind w:left="1474"/>
      <w:jc w:val="left"/>
      <w:outlineLvl w:val="1"/>
    </w:pPr>
    <w:rPr>
      <w:b/>
      <w:sz w:val="32"/>
      <w:szCs w:val="22"/>
      <w:u w:val="single"/>
    </w:rPr>
  </w:style>
  <w:style w:type="paragraph" w:styleId="Titre3">
    <w:name w:val="heading 3"/>
    <w:basedOn w:val="Normal"/>
    <w:next w:val="Normal"/>
    <w:link w:val="Titre3Car"/>
    <w:autoRedefine/>
    <w:uiPriority w:val="9"/>
    <w:qFormat/>
    <w:rsid w:val="001B7F32"/>
    <w:pPr>
      <w:keepNext/>
      <w:numPr>
        <w:ilvl w:val="2"/>
        <w:numId w:val="34"/>
      </w:numPr>
      <w:spacing w:before="240" w:after="0"/>
      <w:ind w:left="2041"/>
      <w:jc w:val="left"/>
      <w:outlineLvl w:val="2"/>
    </w:pPr>
    <w:rPr>
      <w:b/>
      <w:bCs/>
      <w:sz w:val="32"/>
      <w:szCs w:val="26"/>
      <w:u w:val="single"/>
    </w:rPr>
  </w:style>
  <w:style w:type="paragraph" w:styleId="Titre4">
    <w:name w:val="heading 4"/>
    <w:basedOn w:val="Normal"/>
    <w:next w:val="Normal"/>
    <w:link w:val="Titre4Car"/>
    <w:autoRedefine/>
    <w:uiPriority w:val="9"/>
    <w:qFormat/>
    <w:rsid w:val="001B7F32"/>
    <w:pPr>
      <w:keepNext/>
      <w:numPr>
        <w:ilvl w:val="3"/>
        <w:numId w:val="34"/>
      </w:numPr>
      <w:tabs>
        <w:tab w:val="left" w:pos="1134"/>
      </w:tabs>
      <w:spacing w:before="360"/>
      <w:ind w:left="2892"/>
      <w:outlineLvl w:val="3"/>
    </w:pPr>
    <w:rPr>
      <w:b/>
      <w:bCs/>
      <w:iCs/>
      <w:sz w:val="28"/>
      <w:u w:val="single"/>
    </w:rPr>
  </w:style>
  <w:style w:type="paragraph" w:styleId="Titre5">
    <w:name w:val="heading 5"/>
    <w:basedOn w:val="Normal"/>
    <w:next w:val="Normal"/>
    <w:link w:val="Titre5Car"/>
    <w:uiPriority w:val="9"/>
    <w:qFormat/>
    <w:rsid w:val="000F7504"/>
    <w:pPr>
      <w:numPr>
        <w:ilvl w:val="4"/>
        <w:numId w:val="34"/>
      </w:numPr>
      <w:spacing w:after="60"/>
      <w:outlineLvl w:val="4"/>
    </w:pPr>
    <w:rPr>
      <w:b/>
      <w:sz w:val="32"/>
      <w:u w:val="single"/>
    </w:rPr>
  </w:style>
  <w:style w:type="paragraph" w:styleId="Titre6">
    <w:name w:val="heading 6"/>
    <w:basedOn w:val="Normal"/>
    <w:next w:val="Normal"/>
    <w:link w:val="Titre6Car"/>
    <w:uiPriority w:val="9"/>
    <w:qFormat/>
    <w:rsid w:val="000F7504"/>
    <w:pPr>
      <w:keepNext/>
      <w:numPr>
        <w:ilvl w:val="5"/>
        <w:numId w:val="34"/>
      </w:numPr>
      <w:outlineLvl w:val="5"/>
    </w:pPr>
    <w:rPr>
      <w:rFonts w:cs="Arial"/>
      <w:b/>
      <w:bCs/>
    </w:rPr>
  </w:style>
  <w:style w:type="paragraph" w:styleId="Titre7">
    <w:name w:val="heading 7"/>
    <w:basedOn w:val="Normal"/>
    <w:next w:val="Normal"/>
    <w:link w:val="Titre7Car"/>
    <w:uiPriority w:val="9"/>
    <w:qFormat/>
    <w:rsid w:val="000F7504"/>
    <w:pPr>
      <w:keepNext/>
      <w:numPr>
        <w:ilvl w:val="6"/>
        <w:numId w:val="34"/>
      </w:numPr>
      <w:outlineLvl w:val="6"/>
    </w:pPr>
    <w:rPr>
      <w:b/>
      <w:u w:val="single"/>
    </w:rPr>
  </w:style>
  <w:style w:type="paragraph" w:styleId="Titre8">
    <w:name w:val="heading 8"/>
    <w:basedOn w:val="Normal"/>
    <w:next w:val="Normal"/>
    <w:link w:val="Titre8Car"/>
    <w:uiPriority w:val="9"/>
    <w:qFormat/>
    <w:rsid w:val="000F7504"/>
    <w:pPr>
      <w:keepNext/>
      <w:numPr>
        <w:ilvl w:val="7"/>
        <w:numId w:val="34"/>
      </w:numPr>
      <w:outlineLvl w:val="7"/>
    </w:pPr>
    <w:rPr>
      <w:b/>
      <w:u w:val="single"/>
    </w:rPr>
  </w:style>
  <w:style w:type="paragraph" w:styleId="Titre9">
    <w:name w:val="heading 9"/>
    <w:basedOn w:val="Normal"/>
    <w:next w:val="Normal"/>
    <w:qFormat/>
    <w:rsid w:val="000F7504"/>
    <w:pPr>
      <w:keepNext/>
      <w:numPr>
        <w:ilvl w:val="8"/>
        <w:numId w:val="34"/>
      </w:numPr>
      <w:outlineLvl w:val="8"/>
    </w:pPr>
    <w:rPr>
      <w:b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gedegarde1">
    <w:name w:val="Page de garde 1"/>
    <w:basedOn w:val="Normal"/>
    <w:rsid w:val="00586884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  <w:jc w:val="center"/>
    </w:pPr>
    <w:rPr>
      <w:b/>
      <w:sz w:val="40"/>
    </w:rPr>
  </w:style>
  <w:style w:type="paragraph" w:customStyle="1" w:styleId="titresansnumero">
    <w:name w:val="titre sans numero"/>
    <w:basedOn w:val="Titre1"/>
    <w:link w:val="titresansnumeroCar"/>
    <w:rsid w:val="00FA1BA7"/>
    <w:pPr>
      <w:numPr>
        <w:numId w:val="0"/>
      </w:numPr>
    </w:pPr>
  </w:style>
  <w:style w:type="paragraph" w:styleId="Lgende">
    <w:name w:val="caption"/>
    <w:basedOn w:val="Normal"/>
    <w:next w:val="Normal"/>
    <w:link w:val="LgendeCar"/>
    <w:autoRedefine/>
    <w:qFormat/>
    <w:rsid w:val="002E6A0E"/>
    <w:pPr>
      <w:keepNext/>
      <w:spacing w:before="240"/>
      <w:ind w:left="-567" w:right="-567" w:firstLine="0"/>
      <w:jc w:val="center"/>
    </w:pPr>
    <w:rPr>
      <w:u w:val="single"/>
    </w:rPr>
  </w:style>
  <w:style w:type="paragraph" w:styleId="TM1">
    <w:name w:val="toc 1"/>
    <w:basedOn w:val="Normal"/>
    <w:next w:val="Normal"/>
    <w:autoRedefine/>
    <w:uiPriority w:val="39"/>
    <w:rsid w:val="004B7612"/>
    <w:pPr>
      <w:spacing w:after="0"/>
      <w:jc w:val="left"/>
    </w:pPr>
    <w:rPr>
      <w:rFonts w:asciiTheme="minorHAnsi" w:hAnsi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rsid w:val="0055006A"/>
    <w:pPr>
      <w:spacing w:after="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55006A"/>
    <w:pPr>
      <w:spacing w:before="0" w:after="0"/>
      <w:ind w:left="480"/>
      <w:jc w:val="left"/>
    </w:pPr>
    <w:rPr>
      <w:rFonts w:asciiTheme="minorHAnsi" w:hAnsiTheme="minorHAnsi"/>
      <w:sz w:val="20"/>
      <w:szCs w:val="20"/>
    </w:rPr>
  </w:style>
  <w:style w:type="paragraph" w:styleId="TM4">
    <w:name w:val="toc 4"/>
    <w:basedOn w:val="Normal"/>
    <w:next w:val="Normal"/>
    <w:autoRedefine/>
    <w:semiHidden/>
    <w:rsid w:val="0055006A"/>
    <w:pPr>
      <w:spacing w:before="0" w:after="0"/>
      <w:ind w:left="720"/>
      <w:jc w:val="left"/>
    </w:pPr>
    <w:rPr>
      <w:rFonts w:asciiTheme="minorHAnsi" w:hAnsiTheme="minorHAnsi"/>
      <w:sz w:val="20"/>
      <w:szCs w:val="20"/>
    </w:rPr>
  </w:style>
  <w:style w:type="paragraph" w:styleId="TM5">
    <w:name w:val="toc 5"/>
    <w:basedOn w:val="Normal"/>
    <w:next w:val="Normal"/>
    <w:autoRedefine/>
    <w:semiHidden/>
    <w:rsid w:val="0055006A"/>
    <w:pPr>
      <w:spacing w:before="0" w:after="0"/>
      <w:ind w:left="960"/>
      <w:jc w:val="left"/>
    </w:pPr>
    <w:rPr>
      <w:rFonts w:asciiTheme="minorHAnsi" w:hAnsiTheme="minorHAnsi"/>
      <w:sz w:val="20"/>
      <w:szCs w:val="20"/>
    </w:rPr>
  </w:style>
  <w:style w:type="paragraph" w:styleId="TM6">
    <w:name w:val="toc 6"/>
    <w:basedOn w:val="Normal"/>
    <w:next w:val="Normal"/>
    <w:autoRedefine/>
    <w:semiHidden/>
    <w:rsid w:val="0055006A"/>
    <w:pPr>
      <w:spacing w:before="0" w:after="0"/>
      <w:ind w:left="1200"/>
      <w:jc w:val="left"/>
    </w:pPr>
    <w:rPr>
      <w:rFonts w:asciiTheme="minorHAnsi" w:hAnsiTheme="minorHAnsi"/>
      <w:sz w:val="20"/>
      <w:szCs w:val="20"/>
    </w:rPr>
  </w:style>
  <w:style w:type="paragraph" w:styleId="TM7">
    <w:name w:val="toc 7"/>
    <w:basedOn w:val="Normal"/>
    <w:next w:val="Normal"/>
    <w:autoRedefine/>
    <w:semiHidden/>
    <w:rsid w:val="0055006A"/>
    <w:pPr>
      <w:spacing w:before="0" w:after="0"/>
      <w:ind w:left="1440"/>
      <w:jc w:val="left"/>
    </w:pPr>
    <w:rPr>
      <w:rFonts w:asciiTheme="minorHAnsi" w:hAnsiTheme="minorHAnsi"/>
      <w:sz w:val="20"/>
      <w:szCs w:val="20"/>
    </w:rPr>
  </w:style>
  <w:style w:type="paragraph" w:styleId="TM8">
    <w:name w:val="toc 8"/>
    <w:basedOn w:val="Normal"/>
    <w:next w:val="Normal"/>
    <w:autoRedefine/>
    <w:semiHidden/>
    <w:rsid w:val="0055006A"/>
    <w:pPr>
      <w:spacing w:before="0" w:after="0"/>
      <w:ind w:left="1680"/>
      <w:jc w:val="left"/>
    </w:pPr>
    <w:rPr>
      <w:rFonts w:asciiTheme="minorHAnsi" w:hAnsiTheme="minorHAnsi"/>
      <w:sz w:val="20"/>
      <w:szCs w:val="20"/>
    </w:rPr>
  </w:style>
  <w:style w:type="paragraph" w:styleId="TM9">
    <w:name w:val="toc 9"/>
    <w:basedOn w:val="Normal"/>
    <w:next w:val="Normal"/>
    <w:autoRedefine/>
    <w:semiHidden/>
    <w:rsid w:val="0055006A"/>
    <w:pPr>
      <w:spacing w:before="0" w:after="0"/>
      <w:ind w:left="1920"/>
      <w:jc w:val="left"/>
    </w:pPr>
    <w:rPr>
      <w:rFonts w:asciiTheme="minorHAnsi" w:hAnsiTheme="minorHAnsi"/>
      <w:sz w:val="20"/>
      <w:szCs w:val="20"/>
    </w:rPr>
  </w:style>
  <w:style w:type="paragraph" w:customStyle="1" w:styleId="points">
    <w:name w:val="points"/>
    <w:basedOn w:val="Normal"/>
    <w:rsid w:val="00AA6FE2"/>
    <w:pPr>
      <w:numPr>
        <w:numId w:val="2"/>
      </w:numPr>
    </w:pPr>
  </w:style>
  <w:style w:type="paragraph" w:styleId="Pieddepage">
    <w:name w:val="footer"/>
    <w:basedOn w:val="Normal"/>
    <w:link w:val="PieddepageCar"/>
    <w:uiPriority w:val="99"/>
    <w:rsid w:val="00D21BE3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D21BE3"/>
  </w:style>
  <w:style w:type="paragraph" w:styleId="En-tte">
    <w:name w:val="header"/>
    <w:basedOn w:val="Normal"/>
    <w:link w:val="En-tteCar"/>
    <w:uiPriority w:val="99"/>
    <w:rsid w:val="00D21BE3"/>
    <w:pPr>
      <w:tabs>
        <w:tab w:val="center" w:pos="4536"/>
        <w:tab w:val="right" w:pos="9072"/>
      </w:tabs>
    </w:pPr>
  </w:style>
  <w:style w:type="paragraph" w:styleId="NormalWeb">
    <w:name w:val="Normal (Web)"/>
    <w:basedOn w:val="Normal"/>
    <w:uiPriority w:val="99"/>
    <w:rsid w:val="002E1310"/>
    <w:pPr>
      <w:spacing w:before="100" w:beforeAutospacing="1" w:after="100" w:afterAutospacing="1"/>
      <w:ind w:firstLine="0"/>
    </w:pPr>
  </w:style>
  <w:style w:type="character" w:styleId="lev">
    <w:name w:val="Strong"/>
    <w:basedOn w:val="Policepardfaut"/>
    <w:qFormat/>
    <w:rsid w:val="002E1310"/>
    <w:rPr>
      <w:b/>
      <w:bCs/>
    </w:rPr>
  </w:style>
  <w:style w:type="table" w:styleId="Grilledutableau">
    <w:name w:val="Table Grid"/>
    <w:basedOn w:val="TableauNormal"/>
    <w:uiPriority w:val="59"/>
    <w:rsid w:val="00746CE8"/>
    <w:pPr>
      <w:spacing w:before="120" w:after="120"/>
      <w:ind w:firstLine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rsid w:val="000A42EC"/>
    <w:rPr>
      <w:color w:val="0000FF"/>
      <w:u w:val="single"/>
    </w:rPr>
  </w:style>
  <w:style w:type="character" w:customStyle="1" w:styleId="mw-headline">
    <w:name w:val="mw-headline"/>
    <w:basedOn w:val="Policepardfaut"/>
    <w:rsid w:val="000A42EC"/>
  </w:style>
  <w:style w:type="paragraph" w:customStyle="1" w:styleId="bordphoto">
    <w:name w:val="bordphoto"/>
    <w:basedOn w:val="Normal"/>
    <w:rsid w:val="002777A9"/>
    <w:pPr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</w:pPr>
  </w:style>
  <w:style w:type="character" w:customStyle="1" w:styleId="Titre2Car">
    <w:name w:val="Titre 2 Car"/>
    <w:basedOn w:val="Policepardfaut"/>
    <w:link w:val="Titre2"/>
    <w:uiPriority w:val="9"/>
    <w:rsid w:val="001B7F32"/>
    <w:rPr>
      <w:b/>
      <w:sz w:val="32"/>
      <w:szCs w:val="22"/>
      <w:u w:val="single"/>
      <w:shd w:val="clear" w:color="auto" w:fill="FFFFFF"/>
    </w:rPr>
  </w:style>
  <w:style w:type="character" w:customStyle="1" w:styleId="Titre3Car">
    <w:name w:val="Titre 3 Car"/>
    <w:basedOn w:val="Policepardfaut"/>
    <w:link w:val="Titre3"/>
    <w:uiPriority w:val="9"/>
    <w:rsid w:val="001B7F32"/>
    <w:rPr>
      <w:b/>
      <w:bCs/>
      <w:sz w:val="32"/>
      <w:szCs w:val="26"/>
      <w:u w:val="single"/>
    </w:rPr>
  </w:style>
  <w:style w:type="character" w:customStyle="1" w:styleId="texhtml">
    <w:name w:val="texhtml"/>
    <w:basedOn w:val="Policepardfaut"/>
    <w:rsid w:val="00D8073D"/>
  </w:style>
  <w:style w:type="paragraph" w:customStyle="1" w:styleId="titresous">
    <w:name w:val="titre sous"/>
    <w:basedOn w:val="Normal"/>
    <w:link w:val="titresousCar"/>
    <w:rsid w:val="00D8073D"/>
    <w:pPr>
      <w:numPr>
        <w:numId w:val="3"/>
      </w:numPr>
      <w:spacing w:before="0" w:after="240"/>
      <w:ind w:left="1281" w:hanging="357"/>
    </w:pPr>
    <w:rPr>
      <w:b/>
      <w:i/>
      <w:color w:val="000000"/>
      <w:u w:val="single"/>
    </w:rPr>
  </w:style>
  <w:style w:type="paragraph" w:styleId="Textedebulles">
    <w:name w:val="Balloon Text"/>
    <w:basedOn w:val="Normal"/>
    <w:link w:val="TextedebullesCar"/>
    <w:rsid w:val="00D8073D"/>
    <w:pPr>
      <w:spacing w:before="0" w:after="0" w:line="240" w:lineRule="auto"/>
    </w:pPr>
    <w:rPr>
      <w:rFonts w:ascii="Tahoma" w:hAnsi="Tahoma" w:cs="Tahoma"/>
      <w:i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D8073D"/>
    <w:rPr>
      <w:rFonts w:ascii="Tahoma" w:hAnsi="Tahoma" w:cs="Tahoma"/>
      <w:i/>
      <w:sz w:val="16"/>
      <w:szCs w:val="16"/>
      <w:lang w:val="fr-FR" w:eastAsia="fr-FR" w:bidi="ar-SA"/>
    </w:rPr>
  </w:style>
  <w:style w:type="paragraph" w:styleId="Retraitcorpsdetexte2">
    <w:name w:val="Body Text Indent 2"/>
    <w:basedOn w:val="Normal"/>
    <w:link w:val="Retraitcorpsdetexte2Car"/>
    <w:rsid w:val="00D8073D"/>
    <w:pPr>
      <w:spacing w:before="0" w:after="0" w:line="240" w:lineRule="auto"/>
      <w:ind w:left="568" w:firstLine="566"/>
    </w:pPr>
    <w:rPr>
      <w:rFonts w:ascii="Comic Sans MS" w:hAnsi="Comic Sans MS"/>
      <w:i/>
      <w:sz w:val="32"/>
      <w:szCs w:val="32"/>
    </w:rPr>
  </w:style>
  <w:style w:type="character" w:customStyle="1" w:styleId="Retraitcorpsdetexte2Car">
    <w:name w:val="Retrait corps de texte 2 Car"/>
    <w:basedOn w:val="Policepardfaut"/>
    <w:link w:val="Retraitcorpsdetexte2"/>
    <w:rsid w:val="00D8073D"/>
    <w:rPr>
      <w:rFonts w:ascii="Comic Sans MS" w:hAnsi="Comic Sans MS"/>
      <w:i/>
      <w:sz w:val="32"/>
      <w:szCs w:val="32"/>
      <w:lang w:val="fr-FR" w:eastAsia="fr-FR" w:bidi="ar-SA"/>
    </w:rPr>
  </w:style>
  <w:style w:type="paragraph" w:customStyle="1" w:styleId="ParagraphChar">
    <w:name w:val="Paragraph Char"/>
    <w:rsid w:val="00D8073D"/>
    <w:pPr>
      <w:spacing w:before="180" w:after="60"/>
      <w:ind w:left="1134"/>
      <w:jc w:val="both"/>
    </w:pPr>
    <w:rPr>
      <w:rFonts w:ascii="Arial" w:hAnsi="Arial"/>
      <w:color w:val="000000"/>
      <w:lang w:val="en-US" w:eastAsia="de-DE"/>
    </w:rPr>
  </w:style>
  <w:style w:type="paragraph" w:customStyle="1" w:styleId="table210">
    <w:name w:val="table210"/>
    <w:basedOn w:val="Normal"/>
    <w:rsid w:val="00D8073D"/>
    <w:pPr>
      <w:spacing w:before="100" w:beforeAutospacing="1" w:after="100" w:afterAutospacing="1" w:line="240" w:lineRule="auto"/>
      <w:ind w:firstLine="0"/>
      <w:jc w:val="left"/>
    </w:pPr>
    <w:rPr>
      <w:i/>
    </w:rPr>
  </w:style>
  <w:style w:type="paragraph" w:styleId="Corpsdetexte">
    <w:name w:val="Body Text"/>
    <w:basedOn w:val="Normal"/>
    <w:link w:val="CorpsdetexteCar"/>
    <w:rsid w:val="00D8073D"/>
    <w:pPr>
      <w:spacing w:before="240"/>
    </w:pPr>
    <w:rPr>
      <w:i/>
    </w:rPr>
  </w:style>
  <w:style w:type="character" w:customStyle="1" w:styleId="txtcourant">
    <w:name w:val="txtcourant"/>
    <w:basedOn w:val="Policepardfaut"/>
    <w:rsid w:val="00D8073D"/>
  </w:style>
  <w:style w:type="paragraph" w:customStyle="1" w:styleId="StyleTitre1Justifi">
    <w:name w:val="Style Titre 1 + Justifié"/>
    <w:basedOn w:val="Titre1"/>
    <w:rsid w:val="0083583E"/>
    <w:pPr>
      <w:numPr>
        <w:numId w:val="1"/>
      </w:numPr>
      <w:jc w:val="both"/>
    </w:pPr>
  </w:style>
  <w:style w:type="character" w:customStyle="1" w:styleId="titresousCar">
    <w:name w:val="titre sous Car"/>
    <w:basedOn w:val="Policepardfaut"/>
    <w:link w:val="titresous"/>
    <w:rsid w:val="00A75E24"/>
    <w:rPr>
      <w:b/>
      <w:i/>
      <w:color w:val="000000"/>
      <w:sz w:val="24"/>
      <w:szCs w:val="24"/>
      <w:u w:val="single"/>
    </w:rPr>
  </w:style>
  <w:style w:type="character" w:customStyle="1" w:styleId="apple-style-span">
    <w:name w:val="apple-style-span"/>
    <w:basedOn w:val="Policepardfaut"/>
    <w:rsid w:val="001A0C4D"/>
  </w:style>
  <w:style w:type="character" w:customStyle="1" w:styleId="apple-converted-space">
    <w:name w:val="apple-converted-space"/>
    <w:basedOn w:val="Policepardfaut"/>
    <w:rsid w:val="001A0C4D"/>
  </w:style>
  <w:style w:type="character" w:customStyle="1" w:styleId="PieddepageCar">
    <w:name w:val="Pied de page Car"/>
    <w:basedOn w:val="Policepardfaut"/>
    <w:link w:val="Pieddepage"/>
    <w:uiPriority w:val="99"/>
    <w:rsid w:val="000074CC"/>
    <w:rPr>
      <w:sz w:val="28"/>
      <w:szCs w:val="24"/>
    </w:rPr>
  </w:style>
  <w:style w:type="paragraph" w:styleId="Paragraphedeliste">
    <w:name w:val="List Paragraph"/>
    <w:basedOn w:val="Normal"/>
    <w:uiPriority w:val="34"/>
    <w:qFormat/>
    <w:rsid w:val="000D43EF"/>
    <w:pPr>
      <w:spacing w:before="0" w:after="200" w:line="276" w:lineRule="auto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CM28">
    <w:name w:val="CM28"/>
    <w:basedOn w:val="Normal"/>
    <w:next w:val="Normal"/>
    <w:uiPriority w:val="99"/>
    <w:rsid w:val="008A48B8"/>
    <w:pPr>
      <w:widowControl w:val="0"/>
      <w:autoSpaceDE w:val="0"/>
      <w:autoSpaceDN w:val="0"/>
      <w:adjustRightInd w:val="0"/>
      <w:spacing w:before="0" w:after="250" w:line="240" w:lineRule="auto"/>
      <w:ind w:firstLine="0"/>
      <w:jc w:val="left"/>
    </w:pPr>
    <w:rPr>
      <w:rFonts w:ascii="Arial" w:eastAsiaTheme="minorEastAsia" w:hAnsi="Arial" w:cs="Arial"/>
    </w:rPr>
  </w:style>
  <w:style w:type="paragraph" w:customStyle="1" w:styleId="Default">
    <w:name w:val="Default"/>
    <w:uiPriority w:val="99"/>
    <w:rsid w:val="00692A4C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paragraph" w:customStyle="1" w:styleId="CM23">
    <w:name w:val="CM23"/>
    <w:basedOn w:val="Default"/>
    <w:next w:val="Default"/>
    <w:uiPriority w:val="99"/>
    <w:rsid w:val="004A1EF9"/>
    <w:pPr>
      <w:spacing w:after="113"/>
    </w:pPr>
    <w:rPr>
      <w:color w:val="auto"/>
    </w:rPr>
  </w:style>
  <w:style w:type="paragraph" w:customStyle="1" w:styleId="CM30">
    <w:name w:val="CM30"/>
    <w:basedOn w:val="Default"/>
    <w:next w:val="Default"/>
    <w:uiPriority w:val="99"/>
    <w:rsid w:val="004A1EF9"/>
    <w:pPr>
      <w:spacing w:after="2970"/>
    </w:pPr>
    <w:rPr>
      <w:color w:val="auto"/>
    </w:rPr>
  </w:style>
  <w:style w:type="paragraph" w:customStyle="1" w:styleId="CM19">
    <w:name w:val="CM19"/>
    <w:basedOn w:val="Default"/>
    <w:next w:val="Default"/>
    <w:uiPriority w:val="99"/>
    <w:rsid w:val="00A80AFA"/>
    <w:pPr>
      <w:spacing w:after="350"/>
    </w:pPr>
    <w:rPr>
      <w:color w:val="auto"/>
    </w:rPr>
  </w:style>
  <w:style w:type="paragraph" w:customStyle="1" w:styleId="CM26">
    <w:name w:val="CM26"/>
    <w:basedOn w:val="Default"/>
    <w:next w:val="Default"/>
    <w:uiPriority w:val="99"/>
    <w:rsid w:val="00A80AFA"/>
    <w:pPr>
      <w:spacing w:after="257"/>
    </w:pPr>
    <w:rPr>
      <w:color w:val="auto"/>
    </w:rPr>
  </w:style>
  <w:style w:type="paragraph" w:customStyle="1" w:styleId="CM5">
    <w:name w:val="CM5"/>
    <w:basedOn w:val="Default"/>
    <w:next w:val="Default"/>
    <w:uiPriority w:val="99"/>
    <w:rsid w:val="00A80AFA"/>
    <w:rPr>
      <w:color w:val="auto"/>
    </w:rPr>
  </w:style>
  <w:style w:type="paragraph" w:customStyle="1" w:styleId="CM6">
    <w:name w:val="CM6"/>
    <w:basedOn w:val="Default"/>
    <w:next w:val="Default"/>
    <w:uiPriority w:val="99"/>
    <w:rsid w:val="00A80AFA"/>
    <w:pPr>
      <w:spacing w:line="303" w:lineRule="atLeast"/>
    </w:pPr>
    <w:rPr>
      <w:color w:val="auto"/>
    </w:rPr>
  </w:style>
  <w:style w:type="paragraph" w:customStyle="1" w:styleId="CM12">
    <w:name w:val="CM12"/>
    <w:basedOn w:val="Default"/>
    <w:next w:val="Default"/>
    <w:uiPriority w:val="99"/>
    <w:rsid w:val="00A80AFA"/>
    <w:pPr>
      <w:spacing w:line="546" w:lineRule="atLeast"/>
    </w:pPr>
    <w:rPr>
      <w:color w:val="auto"/>
    </w:rPr>
  </w:style>
  <w:style w:type="paragraph" w:customStyle="1" w:styleId="CM13">
    <w:name w:val="CM13"/>
    <w:basedOn w:val="Default"/>
    <w:next w:val="Default"/>
    <w:uiPriority w:val="99"/>
    <w:rsid w:val="00A80AFA"/>
    <w:pPr>
      <w:spacing w:line="463" w:lineRule="atLeast"/>
    </w:pPr>
    <w:rPr>
      <w:color w:val="auto"/>
    </w:rPr>
  </w:style>
  <w:style w:type="paragraph" w:customStyle="1" w:styleId="CM29">
    <w:name w:val="CM29"/>
    <w:basedOn w:val="Default"/>
    <w:next w:val="Default"/>
    <w:uiPriority w:val="99"/>
    <w:rsid w:val="00A80AFA"/>
    <w:pPr>
      <w:spacing w:after="808"/>
    </w:pPr>
    <w:rPr>
      <w:color w:val="auto"/>
    </w:rPr>
  </w:style>
  <w:style w:type="character" w:customStyle="1" w:styleId="StyleGrasSoulignement">
    <w:name w:val="Style Gras Soulignement"/>
    <w:basedOn w:val="Policepardfaut"/>
    <w:rsid w:val="00EB1767"/>
    <w:rPr>
      <w:b/>
      <w:bCs/>
      <w:u w:val="single"/>
    </w:rPr>
  </w:style>
  <w:style w:type="paragraph" w:customStyle="1" w:styleId="CM18">
    <w:name w:val="CM18"/>
    <w:basedOn w:val="Default"/>
    <w:next w:val="Default"/>
    <w:uiPriority w:val="99"/>
    <w:rsid w:val="00C3220D"/>
    <w:pPr>
      <w:spacing w:after="2210"/>
    </w:pPr>
    <w:rPr>
      <w:color w:val="auto"/>
    </w:rPr>
  </w:style>
  <w:style w:type="paragraph" w:customStyle="1" w:styleId="CM32">
    <w:name w:val="CM32"/>
    <w:basedOn w:val="Default"/>
    <w:next w:val="Default"/>
    <w:uiPriority w:val="99"/>
    <w:rsid w:val="00C3220D"/>
    <w:pPr>
      <w:spacing w:after="185"/>
    </w:pPr>
    <w:rPr>
      <w:color w:val="auto"/>
    </w:rPr>
  </w:style>
  <w:style w:type="paragraph" w:customStyle="1" w:styleId="CM33">
    <w:name w:val="CM33"/>
    <w:basedOn w:val="Default"/>
    <w:next w:val="Default"/>
    <w:uiPriority w:val="99"/>
    <w:rsid w:val="00C3220D"/>
    <w:pPr>
      <w:spacing w:after="465"/>
    </w:pPr>
    <w:rPr>
      <w:color w:val="auto"/>
    </w:rPr>
  </w:style>
  <w:style w:type="paragraph" w:customStyle="1" w:styleId="CM20">
    <w:name w:val="CM20"/>
    <w:basedOn w:val="Default"/>
    <w:next w:val="Default"/>
    <w:uiPriority w:val="99"/>
    <w:rsid w:val="00EB07BB"/>
    <w:pPr>
      <w:spacing w:after="543"/>
    </w:pPr>
    <w:rPr>
      <w:color w:val="auto"/>
    </w:rPr>
  </w:style>
  <w:style w:type="character" w:customStyle="1" w:styleId="LgendeCar">
    <w:name w:val="Légende Car"/>
    <w:basedOn w:val="Policepardfaut"/>
    <w:link w:val="Lgende"/>
    <w:rsid w:val="002E6A0E"/>
    <w:rPr>
      <w:sz w:val="24"/>
      <w:szCs w:val="24"/>
      <w:u w:val="single"/>
    </w:rPr>
  </w:style>
  <w:style w:type="paragraph" w:styleId="PrformatHTML">
    <w:name w:val="HTML Preformatted"/>
    <w:basedOn w:val="Normal"/>
    <w:link w:val="PrformatHTMLCar"/>
    <w:uiPriority w:val="99"/>
    <w:unhideWhenUsed/>
    <w:rsid w:val="00120A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120AEA"/>
    <w:rPr>
      <w:rFonts w:ascii="Courier New" w:hAnsi="Courier New" w:cs="Courier New"/>
    </w:rPr>
  </w:style>
  <w:style w:type="paragraph" w:styleId="Notedebasdepage">
    <w:name w:val="footnote text"/>
    <w:basedOn w:val="Normal"/>
    <w:link w:val="NotedebasdepageCar"/>
    <w:uiPriority w:val="99"/>
    <w:rsid w:val="001A1F6A"/>
    <w:pPr>
      <w:spacing w:before="0"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1A1F6A"/>
  </w:style>
  <w:style w:type="character" w:styleId="Appelnotedebasdep">
    <w:name w:val="footnote reference"/>
    <w:basedOn w:val="Policepardfaut"/>
    <w:rsid w:val="001A1F6A"/>
    <w:rPr>
      <w:vertAlign w:val="superscript"/>
    </w:rPr>
  </w:style>
  <w:style w:type="paragraph" w:styleId="Notedefin">
    <w:name w:val="endnote text"/>
    <w:basedOn w:val="Normal"/>
    <w:link w:val="NotedefinCar"/>
    <w:rsid w:val="001A1F6A"/>
    <w:pPr>
      <w:spacing w:before="0"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rsid w:val="001A1F6A"/>
  </w:style>
  <w:style w:type="character" w:styleId="Appeldenotedefin">
    <w:name w:val="endnote reference"/>
    <w:basedOn w:val="Policepardfaut"/>
    <w:rsid w:val="001A1F6A"/>
    <w:rPr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EA040D"/>
    <w:rPr>
      <w:b/>
      <w:kern w:val="32"/>
      <w:sz w:val="48"/>
      <w:szCs w:val="24"/>
      <w:shd w:val="clear" w:color="auto" w:fill="FFFFFF"/>
    </w:rPr>
  </w:style>
  <w:style w:type="paragraph" w:styleId="Bibliographie">
    <w:name w:val="Bibliography"/>
    <w:basedOn w:val="Normal"/>
    <w:next w:val="Normal"/>
    <w:uiPriority w:val="37"/>
    <w:unhideWhenUsed/>
    <w:rsid w:val="00765802"/>
  </w:style>
  <w:style w:type="paragraph" w:styleId="Tabledesillustrations">
    <w:name w:val="table of figures"/>
    <w:basedOn w:val="Normal"/>
    <w:next w:val="Normal"/>
    <w:uiPriority w:val="99"/>
    <w:rsid w:val="00CC1D58"/>
    <w:pPr>
      <w:spacing w:before="0" w:after="0"/>
      <w:ind w:firstLine="0"/>
      <w:jc w:val="left"/>
    </w:pPr>
    <w:rPr>
      <w:rFonts w:asciiTheme="minorHAnsi" w:hAnsiTheme="minorHAnsi"/>
      <w:i/>
      <w:iCs/>
      <w:sz w:val="20"/>
      <w:szCs w:val="20"/>
    </w:rPr>
  </w:style>
  <w:style w:type="paragraph" w:customStyle="1" w:styleId="Titreextra">
    <w:name w:val="Titre extra"/>
    <w:basedOn w:val="titresansnumero"/>
    <w:link w:val="TitreextraCar1"/>
    <w:qFormat/>
    <w:rsid w:val="004329B7"/>
  </w:style>
  <w:style w:type="paragraph" w:customStyle="1" w:styleId="titreplus">
    <w:name w:val="titre plus"/>
    <w:basedOn w:val="Titreextra"/>
    <w:link w:val="titreplusCar"/>
    <w:qFormat/>
    <w:rsid w:val="004329B7"/>
  </w:style>
  <w:style w:type="character" w:customStyle="1" w:styleId="titresansnumeroCar">
    <w:name w:val="titre sans numero Car"/>
    <w:basedOn w:val="Titre1Car"/>
    <w:link w:val="titresansnumero"/>
    <w:rsid w:val="004329B7"/>
    <w:rPr>
      <w:b/>
      <w:kern w:val="32"/>
      <w:sz w:val="48"/>
      <w:szCs w:val="24"/>
      <w:shd w:val="clear" w:color="auto" w:fill="FFFFFF"/>
    </w:rPr>
  </w:style>
  <w:style w:type="character" w:customStyle="1" w:styleId="TitreextraCar">
    <w:name w:val="Titre extra Car"/>
    <w:basedOn w:val="titresansnumeroCar"/>
    <w:rsid w:val="004329B7"/>
    <w:rPr>
      <w:b/>
      <w:kern w:val="32"/>
      <w:sz w:val="48"/>
      <w:szCs w:val="24"/>
      <w:shd w:val="clear" w:color="auto" w:fill="FFFFFF"/>
    </w:rPr>
  </w:style>
  <w:style w:type="character" w:customStyle="1" w:styleId="TitreextraCar1">
    <w:name w:val="Titre extra Car1"/>
    <w:basedOn w:val="titresansnumeroCar"/>
    <w:link w:val="Titreextra"/>
    <w:rsid w:val="004329B7"/>
    <w:rPr>
      <w:b/>
      <w:kern w:val="32"/>
      <w:sz w:val="48"/>
      <w:szCs w:val="24"/>
      <w:shd w:val="clear" w:color="auto" w:fill="FFFFFF"/>
    </w:rPr>
  </w:style>
  <w:style w:type="character" w:customStyle="1" w:styleId="titreplusCar">
    <w:name w:val="titre plus Car"/>
    <w:basedOn w:val="TitreextraCar1"/>
    <w:link w:val="titreplus"/>
    <w:rsid w:val="004329B7"/>
    <w:rPr>
      <w:b/>
      <w:kern w:val="32"/>
      <w:sz w:val="48"/>
      <w:szCs w:val="24"/>
      <w:shd w:val="clear" w:color="auto" w:fill="FFFFFF"/>
    </w:rPr>
  </w:style>
  <w:style w:type="character" w:customStyle="1" w:styleId="Titre4Car">
    <w:name w:val="Titre 4 Car"/>
    <w:link w:val="Titre4"/>
    <w:uiPriority w:val="9"/>
    <w:rsid w:val="001B7F32"/>
    <w:rPr>
      <w:b/>
      <w:bCs/>
      <w:iCs/>
      <w:sz w:val="28"/>
      <w:szCs w:val="24"/>
      <w:u w:val="single"/>
    </w:rPr>
  </w:style>
  <w:style w:type="character" w:customStyle="1" w:styleId="Titre5Car">
    <w:name w:val="Titre 5 Car"/>
    <w:link w:val="Titre5"/>
    <w:uiPriority w:val="9"/>
    <w:rsid w:val="00E43EA5"/>
    <w:rPr>
      <w:b/>
      <w:sz w:val="32"/>
      <w:szCs w:val="24"/>
      <w:u w:val="single"/>
    </w:rPr>
  </w:style>
  <w:style w:type="character" w:customStyle="1" w:styleId="Titre6Car">
    <w:name w:val="Titre 6 Car"/>
    <w:link w:val="Titre6"/>
    <w:uiPriority w:val="9"/>
    <w:rsid w:val="00E43EA5"/>
    <w:rPr>
      <w:rFonts w:cs="Arial"/>
      <w:b/>
      <w:bCs/>
      <w:sz w:val="24"/>
      <w:szCs w:val="24"/>
    </w:rPr>
  </w:style>
  <w:style w:type="character" w:customStyle="1" w:styleId="Titre7Car">
    <w:name w:val="Titre 7 Car"/>
    <w:link w:val="Titre7"/>
    <w:uiPriority w:val="9"/>
    <w:rsid w:val="00E43EA5"/>
    <w:rPr>
      <w:b/>
      <w:sz w:val="24"/>
      <w:szCs w:val="24"/>
      <w:u w:val="single"/>
    </w:rPr>
  </w:style>
  <w:style w:type="character" w:customStyle="1" w:styleId="Titre8Car">
    <w:name w:val="Titre 8 Car"/>
    <w:link w:val="Titre8"/>
    <w:uiPriority w:val="9"/>
    <w:rsid w:val="00E43EA5"/>
    <w:rPr>
      <w:b/>
      <w:sz w:val="24"/>
      <w:szCs w:val="24"/>
      <w:u w:val="single"/>
    </w:rPr>
  </w:style>
  <w:style w:type="character" w:customStyle="1" w:styleId="En-tteCar">
    <w:name w:val="En-tête Car"/>
    <w:link w:val="En-tte"/>
    <w:uiPriority w:val="99"/>
    <w:rsid w:val="00E43EA5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rsid w:val="00E43EA5"/>
    <w:rPr>
      <w:i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E43EA5"/>
    <w:pPr>
      <w:spacing w:before="200" w:after="200" w:line="276" w:lineRule="auto"/>
      <w:ind w:firstLine="0"/>
    </w:pPr>
    <w:rPr>
      <w:rFonts w:ascii="Calibri" w:eastAsia="Calibri" w:hAnsi="Calibri" w:cs="Arial"/>
      <w:i/>
      <w:iCs/>
      <w:color w:val="000000"/>
      <w:sz w:val="22"/>
      <w:szCs w:val="22"/>
    </w:rPr>
  </w:style>
  <w:style w:type="character" w:customStyle="1" w:styleId="CitationCar">
    <w:name w:val="Citation Car"/>
    <w:basedOn w:val="Policepardfaut"/>
    <w:link w:val="Citation"/>
    <w:uiPriority w:val="29"/>
    <w:rsid w:val="00E43EA5"/>
    <w:rPr>
      <w:rFonts w:ascii="Calibri" w:eastAsia="Calibri" w:hAnsi="Calibri" w:cs="Arial"/>
      <w:i/>
      <w:iCs/>
      <w:color w:val="000000"/>
      <w:sz w:val="22"/>
      <w:szCs w:val="22"/>
    </w:rPr>
  </w:style>
  <w:style w:type="paragraph" w:customStyle="1" w:styleId="TabName">
    <w:name w:val="Tab Name"/>
    <w:basedOn w:val="Normal"/>
    <w:rsid w:val="00E43EA5"/>
    <w:pPr>
      <w:spacing w:before="200" w:after="0" w:line="240" w:lineRule="auto"/>
      <w:ind w:left="113" w:right="113" w:firstLine="0"/>
      <w:jc w:val="center"/>
    </w:pPr>
    <w:rPr>
      <w:rFonts w:ascii="Cambria" w:hAnsi="Cambria"/>
      <w:color w:val="DBE5F1"/>
      <w:sz w:val="32"/>
      <w:szCs w:val="32"/>
    </w:rPr>
  </w:style>
  <w:style w:type="character" w:customStyle="1" w:styleId="RemarqueChar">
    <w:name w:val="Remarque Char"/>
    <w:link w:val="Remarque"/>
    <w:locked/>
    <w:rsid w:val="00E43EA5"/>
    <w:rPr>
      <w:rFonts w:ascii="Calibri" w:eastAsia="Calibri" w:hAnsi="Calibri" w:cs="Calibri"/>
      <w:i/>
      <w:iCs/>
      <w:color w:val="000000" w:themeColor="text1"/>
      <w:sz w:val="22"/>
      <w:szCs w:val="22"/>
      <w:shd w:val="clear" w:color="auto" w:fill="DAEEF3"/>
      <w:lang w:eastAsia="en-US"/>
    </w:rPr>
  </w:style>
  <w:style w:type="paragraph" w:customStyle="1" w:styleId="Remarque">
    <w:name w:val="Remarque"/>
    <w:basedOn w:val="Citation"/>
    <w:link w:val="RemarqueChar"/>
    <w:qFormat/>
    <w:rsid w:val="00E43EA5"/>
    <w:pPr>
      <w:pBdr>
        <w:top w:val="dotDash" w:sz="4" w:space="1" w:color="auto"/>
        <w:left w:val="dotDash" w:sz="4" w:space="4" w:color="auto"/>
        <w:bottom w:val="dotDash" w:sz="4" w:space="1" w:color="auto"/>
        <w:right w:val="dotDash" w:sz="4" w:space="4" w:color="auto"/>
      </w:pBdr>
      <w:shd w:val="clear" w:color="auto" w:fill="DAEEF3"/>
      <w:ind w:left="1134" w:right="992"/>
    </w:pPr>
    <w:rPr>
      <w:rFonts w:cs="Calibri"/>
      <w:color w:val="000000" w:themeColor="text1"/>
      <w:lang w:eastAsia="en-US"/>
    </w:rPr>
  </w:style>
  <w:style w:type="character" w:customStyle="1" w:styleId="TITREPAChar">
    <w:name w:val="TITRE PA Char"/>
    <w:link w:val="TITREPA"/>
    <w:locked/>
    <w:rsid w:val="00E43EA5"/>
    <w:rPr>
      <w:rFonts w:ascii="Calibri" w:eastAsia="Calibri" w:hAnsi="Calibri"/>
      <w:b/>
      <w:bCs/>
      <w:caps/>
      <w:color w:val="17365D"/>
      <w:spacing w:val="15"/>
      <w:sz w:val="24"/>
      <w:szCs w:val="24"/>
      <w:lang w:val="en-US" w:eastAsia="en-US" w:bidi="hi-IN"/>
    </w:rPr>
  </w:style>
  <w:style w:type="paragraph" w:customStyle="1" w:styleId="TITREPA">
    <w:name w:val="TITRE PA"/>
    <w:basedOn w:val="Titre1"/>
    <w:link w:val="TITREPAChar"/>
    <w:qFormat/>
    <w:rsid w:val="00E43EA5"/>
    <w:pPr>
      <w:keepNext w:val="0"/>
      <w:numPr>
        <w:numId w:val="0"/>
      </w:numPr>
      <w:pBdr>
        <w:left w:val="single" w:sz="24" w:space="0" w:color="4F81BD"/>
        <w:bottom w:val="none" w:sz="0" w:space="0" w:color="auto"/>
        <w:right w:val="single" w:sz="24" w:space="0" w:color="4F81BD"/>
      </w:pBdr>
      <w:shd w:val="clear" w:color="auto" w:fill="auto"/>
      <w:tabs>
        <w:tab w:val="num" w:pos="720"/>
      </w:tabs>
      <w:spacing w:before="0" w:after="0" w:line="240" w:lineRule="auto"/>
      <w:jc w:val="both"/>
    </w:pPr>
    <w:rPr>
      <w:rFonts w:ascii="Calibri" w:eastAsia="Calibri" w:hAnsi="Calibri"/>
      <w:bCs/>
      <w:caps/>
      <w:color w:val="17365D"/>
      <w:spacing w:val="15"/>
      <w:kern w:val="0"/>
      <w:sz w:val="24"/>
      <w:lang w:val="en-US" w:eastAsia="en-US" w:bidi="hi-IN"/>
    </w:rPr>
  </w:style>
  <w:style w:type="character" w:styleId="Lienhypertextesuivivisit">
    <w:name w:val="FollowedHyperlink"/>
    <w:uiPriority w:val="99"/>
    <w:unhideWhenUsed/>
    <w:rsid w:val="00E43EA5"/>
    <w:rPr>
      <w:color w:val="800080"/>
      <w:u w:val="single"/>
    </w:rPr>
  </w:style>
  <w:style w:type="paragraph" w:customStyle="1" w:styleId="bodytext">
    <w:name w:val="bodytext"/>
    <w:basedOn w:val="Normal"/>
    <w:rsid w:val="007F170C"/>
    <w:pPr>
      <w:spacing w:before="100" w:beforeAutospacing="1" w:after="100" w:afterAutospacing="1" w:line="240" w:lineRule="auto"/>
      <w:ind w:firstLine="0"/>
      <w:jc w:val="left"/>
    </w:pPr>
  </w:style>
  <w:style w:type="table" w:customStyle="1" w:styleId="Grilledutableau1">
    <w:name w:val="Grille du tableau1"/>
    <w:basedOn w:val="TableauNormal"/>
    <w:next w:val="Grilledutableau"/>
    <w:uiPriority w:val="59"/>
    <w:rsid w:val="00BC0C89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BF3E43"/>
    <w:pPr>
      <w:framePr w:wrap="notBeside" w:vAnchor="text" w:hAnchor="text" w:y="1"/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shd w:val="clear" w:color="auto" w:fill="C6D9F1"/>
      <w:spacing w:before="0" w:after="300" w:line="240" w:lineRule="auto"/>
      <w:contextualSpacing/>
      <w:jc w:val="center"/>
    </w:pPr>
    <w:rPr>
      <w:rFonts w:eastAsiaTheme="majorEastAsia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BF3E43"/>
    <w:rPr>
      <w:rFonts w:eastAsiaTheme="majorEastAsia" w:cstheme="majorBidi"/>
      <w:b/>
      <w:color w:val="17365D" w:themeColor="text2" w:themeShade="BF"/>
      <w:spacing w:val="5"/>
      <w:kern w:val="28"/>
      <w:sz w:val="52"/>
      <w:szCs w:val="52"/>
      <w:shd w:val="clear" w:color="auto" w:fill="C6D9F1"/>
    </w:rPr>
  </w:style>
  <w:style w:type="paragraph" w:customStyle="1" w:styleId="Titreannexes">
    <w:name w:val="Titre annexes"/>
    <w:basedOn w:val="Titre"/>
    <w:link w:val="TitreannexesCar"/>
    <w:qFormat/>
    <w:rsid w:val="00BF3E43"/>
    <w:pPr>
      <w:framePr w:wrap="notBeside"/>
    </w:pPr>
  </w:style>
  <w:style w:type="character" w:customStyle="1" w:styleId="TitreannexesCar">
    <w:name w:val="Titre annexes Car"/>
    <w:basedOn w:val="TitreCar"/>
    <w:link w:val="Titreannexes"/>
    <w:rsid w:val="00BF3E43"/>
    <w:rPr>
      <w:rFonts w:eastAsiaTheme="majorEastAsia" w:cstheme="majorBidi"/>
      <w:b/>
      <w:color w:val="17365D" w:themeColor="text2" w:themeShade="BF"/>
      <w:spacing w:val="5"/>
      <w:kern w:val="28"/>
      <w:sz w:val="52"/>
      <w:szCs w:val="52"/>
      <w:shd w:val="clear" w:color="auto" w:fill="C6D9F1"/>
    </w:rPr>
  </w:style>
  <w:style w:type="character" w:styleId="Marquedecommentaire">
    <w:name w:val="annotation reference"/>
    <w:basedOn w:val="Policepardfaut"/>
    <w:rsid w:val="00E2358C"/>
    <w:rPr>
      <w:sz w:val="16"/>
      <w:szCs w:val="16"/>
    </w:rPr>
  </w:style>
  <w:style w:type="paragraph" w:styleId="Commentaire">
    <w:name w:val="annotation text"/>
    <w:basedOn w:val="Normal"/>
    <w:link w:val="CommentaireCar"/>
    <w:rsid w:val="00E2358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E2358C"/>
  </w:style>
  <w:style w:type="paragraph" w:styleId="Objetducommentaire">
    <w:name w:val="annotation subject"/>
    <w:basedOn w:val="Commentaire"/>
    <w:next w:val="Commentaire"/>
    <w:link w:val="ObjetducommentaireCar"/>
    <w:rsid w:val="00E2358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rsid w:val="00E235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1</b:Tag>
    <b:SourceType>InternetSite</b:SourceType>
    <b:Guid>{64D6E58C-E78D-4907-86B4-E7DCDC3655B9}</b:Guid>
    <b:LCID>fr-FR</b:LCID>
    <b:Author>
      <b:Author>
        <b:NameList>
          <b:Person>
            <b:Last>[1]</b:Last>
          </b:Person>
        </b:NameList>
      </b:Author>
    </b:Author>
    <b:Title>La gestion de l'aceuil client</b:Title>
    <b:InternetSiteTitle>www.esii.com</b:InternetSiteTitle>
    <b:YearAccessed>2010</b:YearAccessed>
    <b:MonthAccessed>Mars</b:MonthAccessed>
    <b:DayAccessed>25</b:DayAccessed>
    <b:Year>2009</b:Year>
    <b:RefOrder>1</b:RefOrder>
  </b:Source>
  <b:Source>
    <b:Tag>208</b:Tag>
    <b:SourceType>DocumentFromInternetSite</b:SourceType>
    <b:Guid>{146CC7AF-5F2D-462B-8C35-B91606B2BADD}</b:Guid>
    <b:Author>
      <b:Author>
        <b:NameList>
          <b:Person>
            <b:Last>[2]</b:Last>
          </b:Person>
        </b:NameList>
      </b:Author>
    </b:Author>
    <b:Title>Gestion de file d'attente avec repérage guichet</b:Title>
    <b:InternetSiteTitle>www.charvet.industries.com</b:InternetSiteTitle>
    <b:Year>2008</b:Year>
    <b:YearAccessed>2010</b:YearAccessed>
    <b:MonthAccessed>Mars</b:MonthAccessed>
    <b:DayAccessed>20</b:DayAccessed>
    <b:RefOrder>2</b:RefOrder>
  </b:Source>
  <b:Source>
    <b:Tag>3ja10</b:Tag>
    <b:SourceType>DocumentFromInternetSite</b:SourceType>
    <b:Guid>{9C0730C4-5DF7-4264-881B-895E9649621F}</b:Guid>
    <b:LCID>fr-FR</b:LCID>
    <b:Author>
      <b:Author>
        <b:Corporate>[3]</b:Corporate>
      </b:Author>
    </b:Author>
    <b:Title>Email-Documentation JAYEX</b:Title>
    <b:Year>2010</b:Year>
    <b:Month>Mars</b:Month>
    <b:Day>28</b:Day>
    <b:City>Paris</b:City>
    <b:CountryRegion>France</b:CountryRegion>
    <b:URL>http:/www.jayex.fr</b:URL>
    <b:RefOrder>3</b:RefOrder>
  </b:Source>
  <b:Source>
    <b:Tag>408</b:Tag>
    <b:SourceType>DocumentFromInternetSite</b:SourceType>
    <b:Guid>{77B1FFFC-C67F-43BB-B3FD-561E6FB66DA3}</b:Guid>
    <b:Author>
      <b:Author>
        <b:NameList>
          <b:Person>
            <b:Last>[4]</b:Last>
          </b:Person>
        </b:NameList>
      </b:Author>
    </b:Author>
    <b:Title>www.technologuepro.com/ùicrocontroleur/chap1.htm</b:Title>
    <b:InternetSiteTitle>www.technologuepro.com</b:InternetSiteTitle>
    <b:Year>2008</b:Year>
    <b:Month>Janvier</b:Month>
    <b:YearAccessed>2010</b:YearAccessed>
    <b:MonthAccessed>Mars</b:MonthAccessed>
    <b:DayAccessed>10</b:DayAccessed>
    <b:RefOrder>4</b:RefOrder>
  </b:Source>
  <b:Source>
    <b:Tag>506</b:Tag>
    <b:SourceType>Book</b:SourceType>
    <b:Guid>{75B1DD0C-6F58-4993-9832-26096524AA81}</b:Guid>
    <b:Author>
      <b:Author>
        <b:NameList>
          <b:Person>
            <b:Last>[5]</b:Last>
          </b:Person>
        </b:NameList>
      </b:Author>
    </b:Author>
    <b:Title>MICOCONTROLLEURS- LE PIC 16F877</b:Title>
    <b:Year>2006</b:Year>
    <b:Publisher>ECOLE MOHAMDIA D'INGENIEURS-MAROC</b:Publisher>
    <b:PublicationTitle>FASCICULE</b:PublicationTitle>
    <b:CountryRegion>MAROC</b:CountryRegion>
    <b:RefOrder>5</b:RefOrder>
  </b:Source>
  <b:Source>
    <b:Tag>810</b:Tag>
    <b:SourceType>DocumentFromInternetSite</b:SourceType>
    <b:Guid>{C398035E-39B2-49F4-A8E7-2CF47D55E1EB}</b:Guid>
    <b:Author>
      <b:Author>
        <b:NameList>
          <b:Person>
            <b:Last>[8]</b:Last>
          </b:Person>
        </b:NameList>
      </b:Author>
    </b:Author>
    <b:Title>http://mathieu.benoit.free.fr/affi-lcd.htm</b:Title>
    <b:InternetSiteTitle>http://mathieu.benoit.free</b:InternetSiteTitle>
    <b:YearAccessed>2010</b:YearAccessed>
    <b:MonthAccessed>avril</b:MonthAccessed>
    <b:DayAccessed>10</b:DayAccessed>
    <b:RefOrder>8</b:RefOrder>
  </b:Source>
  <b:Source>
    <b:Tag>996</b:Tag>
    <b:SourceType>Misc</b:SourceType>
    <b:Guid>{35490A6F-77FE-4804-A72E-EC074A2B231C}</b:Guid>
    <b:Author>
      <b:Author>
        <b:NameList>
          <b:Person>
            <b:Last>[9]</b:Last>
          </b:Person>
        </b:NameList>
      </b:Author>
    </b:Author>
    <b:Title>DATASHEET</b:Title>
    <b:Year>1996</b:Year>
    <b:PublicationTitle> ULN2803</b:PublicationTitle>
    <b:RefOrder>9</b:RefOrder>
  </b:Source>
  <b:Source>
    <b:Tag>10DA</b:Tag>
    <b:SourceType>Misc</b:SourceType>
    <b:Guid>{8BDFE8EF-1D1D-4557-992F-90ED7C3BD8A2}</b:Guid>
    <b:Author>
      <b:Author>
        <b:NameList>
          <b:Person>
            <b:Last>[10]</b:Last>
          </b:Person>
        </b:NameList>
      </b:Author>
    </b:Author>
    <b:Title>DATASHEET</b:Title>
    <b:PublicationTitle>Datasheet 74LS247</b:PublicationTitle>
    <b:RefOrder>10</b:RefOrder>
  </b:Source>
  <b:Source>
    <b:Tag>606</b:Tag>
    <b:SourceType>DocumentFromInternetSite</b:SourceType>
    <b:Guid>{6878D2A3-01A7-434B-AF1C-03793B9CF761}</b:Guid>
    <b:Author>
      <b:Author>
        <b:NameList>
          <b:Person>
            <b:Last>[6]</b:Last>
          </b:Person>
        </b:NameList>
      </b:Author>
    </b:Author>
    <b:Title>http://angeliz.free.fr/electro/elec9.htm</b:Title>
    <b:Year>2006</b:Year>
    <b:InternetSiteTitle>http://angeliz.free.fr</b:InternetSiteTitle>
    <b:YearAccessed>2010</b:YearAccessed>
    <b:MonthAccessed>Janvier</b:MonthAccessed>
    <b:DayAccessed>15</b:DayAccessed>
    <b:RefOrder>6</b:RefOrder>
  </b:Source>
  <b:Source>
    <b:Tag>710</b:Tag>
    <b:SourceType>DocumentFromInternetSite</b:SourceType>
    <b:Guid>{90E86629-3ED7-4B9A-B822-812B4F0EF439}</b:Guid>
    <b:Author>
      <b:Author>
        <b:NameList>
          <b:Person>
            <b:Last>[7]</b:Last>
          </b:Person>
        </b:NameList>
      </b:Author>
    </b:Author>
    <b:Title>http:/fr.wikipedia.org/wiki/afficheur_7_segements</b:Title>
    <b:InternetSiteTitle>http:/fr.wikipedia.org</b:InternetSiteTitle>
    <b:Year>2009</b:Year>
    <b:Month>avril</b:Month>
    <b:Day>13</b:Day>
    <b:YearAccessed>2009</b:YearAccessed>
    <b:MonthAccessed>Decembre</b:MonthAccessed>
    <b:DayAccessed>20</b:DayAccessed>
    <b:RefOrder>7</b:RefOrder>
  </b:Source>
</b:Sources>
</file>

<file path=customXml/itemProps1.xml><?xml version="1.0" encoding="utf-8"?>
<ds:datastoreItem xmlns:ds="http://schemas.openxmlformats.org/officeDocument/2006/customXml" ds:itemID="{F5300237-80EA-4D9A-A6F3-F34036CF0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Analyse numérique non linéaire</vt:lpstr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numérique non linéaire</dc:title>
  <dc:creator>Sirine</dc:creator>
  <cp:lastModifiedBy>slim</cp:lastModifiedBy>
  <cp:revision>8</cp:revision>
  <cp:lastPrinted>2015-05-03T20:46:00Z</cp:lastPrinted>
  <dcterms:created xsi:type="dcterms:W3CDTF">2015-05-10T09:38:00Z</dcterms:created>
  <dcterms:modified xsi:type="dcterms:W3CDTF">2020-04-20T05:02:00Z</dcterms:modified>
</cp:coreProperties>
</file>